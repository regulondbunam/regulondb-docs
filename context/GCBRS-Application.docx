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q_5" w:cs="q_5" w:eastAsia="q_5" w:hAnsi="q_5"/>
          <w:b w:val="1"/>
          <w:bCs w:val="1"/>
          <w:color w:val="29477e"/>
          <w:sz w:val="44"/>
          <w:szCs w:val="44"/>
        </w:rPr>
      </w:pPr>
      <w:r w:rsidDel="00000000" w:rsidR="00000000" w:rsidRPr="00000000">
        <w:rPr>
          <w:rtl w:val="0"/>
        </w:rPr>
      </w:r>
    </w:p>
    <w:p w:rsidR="00000000" w:rsidDel="00000000" w:rsidP="00000000" w:rsidRDefault="00000000" w:rsidRPr="00000000" w14:paraId="00000002">
      <w:pPr>
        <w:jc w:val="center"/>
        <w:rPr>
          <w:rFonts w:ascii="q_5" w:cs="q_5" w:eastAsia="q_5" w:hAnsi="q_5"/>
          <w:b w:val="1"/>
          <w:bCs w:val="1"/>
          <w:color w:val="29477e"/>
          <w:sz w:val="44"/>
          <w:szCs w:val="44"/>
        </w:rPr>
      </w:pPr>
      <w:r w:rsidDel="00000000" w:rsidR="00000000" w:rsidRPr="00000000">
        <w:rPr>
          <w:rFonts w:ascii="q_5" w:cs="q_5" w:eastAsia="q_5" w:hAnsi="q_5"/>
          <w:b w:val="1"/>
          <w:bCs w:val="1"/>
          <w:color w:val="29477e"/>
          <w:sz w:val="44"/>
          <w:szCs w:val="44"/>
          <w:rtl w:val="0"/>
        </w:rPr>
        <w:t xml:space="preserve">Global Core Biodata Resource Selection:</w:t>
      </w:r>
    </w:p>
    <w:p w:rsidR="00000000" w:rsidDel="00000000" w:rsidP="00000000" w:rsidRDefault="00000000" w:rsidRPr="00000000" w14:paraId="00000003">
      <w:pPr>
        <w:jc w:val="center"/>
        <w:rPr>
          <w:rFonts w:ascii="q_5" w:cs="q_5" w:eastAsia="q_5" w:hAnsi="q_5"/>
          <w:color w:val="29477e"/>
          <w:sz w:val="44"/>
          <w:szCs w:val="44"/>
        </w:rPr>
      </w:pPr>
      <w:r w:rsidDel="00000000" w:rsidR="00000000" w:rsidRPr="00000000">
        <w:rPr>
          <w:rFonts w:ascii="q_5" w:cs="q_5" w:eastAsia="q_5" w:hAnsi="q_5"/>
          <w:b w:val="1"/>
          <w:bCs w:val="1"/>
          <w:color w:val="29477e"/>
          <w:sz w:val="44"/>
          <w:szCs w:val="44"/>
          <w:rtl w:val="0"/>
        </w:rPr>
        <w:t xml:space="preserve">Data Required for Full Application</w:t>
      </w:r>
      <w:r w:rsidDel="00000000" w:rsidR="00000000" w:rsidRPr="00000000">
        <w:rPr>
          <w:rtl w:val="0"/>
        </w:rPr>
      </w:r>
    </w:p>
    <w:p w:rsidR="00000000" w:rsidDel="00000000" w:rsidP="00000000" w:rsidRDefault="00000000" w:rsidRPr="00000000" w14:paraId="00000004">
      <w:pPr>
        <w:rPr>
          <w:rFonts w:ascii="q_5" w:cs="q_5" w:eastAsia="q_5" w:hAnsi="q_5"/>
          <w:color w:val="29477e"/>
          <w:sz w:val="44"/>
          <w:szCs w:val="44"/>
        </w:rPr>
      </w:pPr>
      <w:r w:rsidDel="00000000" w:rsidR="00000000" w:rsidRPr="00000000">
        <w:rPr>
          <w:rtl w:val="0"/>
        </w:rPr>
      </w:r>
    </w:p>
    <w:p w:rsidR="00000000" w:rsidDel="00000000" w:rsidP="00000000" w:rsidRDefault="00000000" w:rsidRPr="00000000" w14:paraId="00000005">
      <w:pPr>
        <w:rPr>
          <w:rFonts w:ascii="q_5" w:cs="q_5" w:eastAsia="q_5" w:hAnsi="q_5"/>
          <w:b w:val="1"/>
          <w:bCs w:val="1"/>
          <w:color w:val="29477e"/>
          <w:sz w:val="26"/>
          <w:szCs w:val="26"/>
        </w:rPr>
      </w:pPr>
      <w:r w:rsidDel="00000000" w:rsidR="00000000" w:rsidRPr="00000000">
        <w:rPr>
          <w:rFonts w:ascii="q_5" w:cs="q_5" w:eastAsia="q_5" w:hAnsi="q_5"/>
          <w:b w:val="1"/>
          <w:bCs w:val="1"/>
          <w:color w:val="29477e"/>
          <w:sz w:val="26"/>
          <w:szCs w:val="26"/>
          <w:rtl w:val="0"/>
        </w:rPr>
        <w:t xml:space="preserve">Purpose of this document:</w:t>
      </w:r>
    </w:p>
    <w:p w:rsidR="00000000" w:rsidDel="00000000" w:rsidP="00000000" w:rsidRDefault="00000000" w:rsidRPr="00000000" w14:paraId="00000006">
      <w:pPr>
        <w:rPr>
          <w:rFonts w:ascii="q_5" w:cs="q_5" w:eastAsia="q_5" w:hAnsi="q_5"/>
          <w:color w:val="29477e"/>
          <w:sz w:val="26"/>
          <w:szCs w:val="26"/>
        </w:rPr>
      </w:pPr>
      <w:r w:rsidDel="00000000" w:rsidR="00000000" w:rsidRPr="00000000">
        <w:rPr>
          <w:rtl w:val="0"/>
        </w:rPr>
      </w:r>
    </w:p>
    <w:p w:rsidR="00000000" w:rsidDel="00000000" w:rsidP="00000000" w:rsidRDefault="00000000" w:rsidRPr="00000000" w14:paraId="00000007">
      <w:pPr>
        <w:rPr>
          <w:rFonts w:ascii="q_5" w:cs="q_5" w:eastAsia="q_5" w:hAnsi="q_5"/>
          <w:color w:val="29477e"/>
          <w:sz w:val="22"/>
          <w:szCs w:val="22"/>
        </w:rPr>
      </w:pPr>
      <w:r w:rsidDel="00000000" w:rsidR="00000000" w:rsidRPr="00000000">
        <w:rPr>
          <w:rFonts w:ascii="q_5" w:cs="q_5" w:eastAsia="q_5" w:hAnsi="q_5"/>
          <w:color w:val="29477e"/>
          <w:sz w:val="22"/>
          <w:szCs w:val="22"/>
          <w:rtl w:val="0"/>
        </w:rPr>
        <w:t xml:space="preserve">This document is one of two supplementary data files that accompany the Global Biodata Coalition’s article: “</w:t>
      </w:r>
      <w:r w:rsidDel="00000000" w:rsidR="00000000" w:rsidRPr="00000000">
        <w:rPr>
          <w:rFonts w:ascii="q_5" w:cs="q_5" w:eastAsia="q_5" w:hAnsi="q_5"/>
          <w:color w:val="29477e"/>
          <w:sz w:val="21"/>
          <w:szCs w:val="21"/>
          <w:rtl w:val="0"/>
        </w:rPr>
        <w:t xml:space="preserve">Global Core Biodata Resources: Concept and Selection Process</w:t>
      </w:r>
      <w:r w:rsidDel="00000000" w:rsidR="00000000" w:rsidRPr="00000000">
        <w:rPr>
          <w:rFonts w:ascii="q_5" w:cs="q_5" w:eastAsia="q_5" w:hAnsi="q_5"/>
          <w:color w:val="29477e"/>
          <w:sz w:val="22"/>
          <w:szCs w:val="22"/>
          <w:rtl w:val="0"/>
        </w:rPr>
        <w:t xml:space="preserve">” (https://doi.org/10.5281/zenodo.5845116).</w:t>
      </w:r>
    </w:p>
    <w:p w:rsidR="00000000" w:rsidDel="00000000" w:rsidP="00000000" w:rsidRDefault="00000000" w:rsidRPr="00000000" w14:paraId="00000008">
      <w:pPr>
        <w:rPr>
          <w:rFonts w:ascii="q_5" w:cs="q_5" w:eastAsia="q_5" w:hAnsi="q_5"/>
          <w:color w:val="29477e"/>
          <w:sz w:val="22"/>
          <w:szCs w:val="22"/>
        </w:rPr>
      </w:pPr>
      <w:r w:rsidDel="00000000" w:rsidR="00000000" w:rsidRPr="00000000">
        <w:rPr>
          <w:rFonts w:ascii="q_5" w:cs="q_5" w:eastAsia="q_5" w:hAnsi="q_5"/>
          <w:color w:val="29477e"/>
          <w:sz w:val="22"/>
          <w:szCs w:val="22"/>
          <w:rtl w:val="0"/>
        </w:rPr>
        <w:t xml:space="preserve">Its purpose is to detail the information that will be required from those biodata resources invited to submit a Full Application for selection as a Global Core Biodata Resource.</w:t>
      </w:r>
    </w:p>
    <w:p w:rsidR="00000000" w:rsidDel="00000000" w:rsidP="00000000" w:rsidRDefault="00000000" w:rsidRPr="00000000" w14:paraId="00000009">
      <w:pPr>
        <w:rPr>
          <w:rFonts w:ascii="q_5" w:cs="q_5" w:eastAsia="q_5" w:hAnsi="q_5"/>
          <w:color w:val="29477e"/>
          <w:sz w:val="22"/>
          <w:szCs w:val="22"/>
        </w:rPr>
      </w:pPr>
      <w:r w:rsidDel="00000000" w:rsidR="00000000" w:rsidRPr="00000000">
        <w:rPr>
          <w:rtl w:val="0"/>
        </w:rPr>
      </w:r>
    </w:p>
    <w:p w:rsidR="00000000" w:rsidDel="00000000" w:rsidP="00000000" w:rsidRDefault="00000000" w:rsidRPr="00000000" w14:paraId="0000000A">
      <w:pPr>
        <w:rPr>
          <w:rFonts w:ascii="q_5" w:cs="q_5" w:eastAsia="q_5" w:hAnsi="q_5"/>
          <w:color w:val="29477e"/>
          <w:sz w:val="22"/>
          <w:szCs w:val="22"/>
        </w:rPr>
      </w:pPr>
      <w:r w:rsidDel="00000000" w:rsidR="00000000" w:rsidRPr="00000000">
        <w:rPr>
          <w:rFonts w:ascii="q_5" w:cs="q_5" w:eastAsia="q_5" w:hAnsi="q_5"/>
          <w:color w:val="29477e"/>
          <w:sz w:val="22"/>
          <w:szCs w:val="22"/>
          <w:rtl w:val="0"/>
        </w:rPr>
        <w:t xml:space="preserve">This document is not an application form: applications will be made using an online system.</w:t>
      </w:r>
    </w:p>
    <w:p w:rsidR="00000000" w:rsidDel="00000000" w:rsidP="00000000" w:rsidRDefault="00000000" w:rsidRPr="00000000" w14:paraId="0000000B">
      <w:pPr>
        <w:rPr>
          <w:rFonts w:ascii="q_5" w:cs="q_5" w:eastAsia="q_5" w:hAnsi="q_5"/>
          <w:color w:val="29477e"/>
          <w:sz w:val="22"/>
          <w:szCs w:val="22"/>
        </w:rPr>
      </w:pPr>
      <w:r w:rsidDel="00000000" w:rsidR="00000000" w:rsidRPr="00000000">
        <w:rPr>
          <w:rFonts w:ascii="q_5" w:cs="q_5" w:eastAsia="q_5" w:hAnsi="q_5"/>
          <w:color w:val="29477e"/>
          <w:sz w:val="22"/>
          <w:szCs w:val="22"/>
          <w:rtl w:val="0"/>
        </w:rPr>
        <w:t xml:space="preserve">Details are available from the Global Biodata Coalition website:</w:t>
      </w:r>
    </w:p>
    <w:p w:rsidR="00000000" w:rsidDel="00000000" w:rsidP="00000000" w:rsidRDefault="00000000" w:rsidRPr="00000000" w14:paraId="0000000C">
      <w:pPr>
        <w:rPr>
          <w:rFonts w:ascii="q_5" w:cs="q_5" w:eastAsia="q_5" w:hAnsi="q_5"/>
          <w:color w:val="29477e"/>
          <w:sz w:val="22"/>
          <w:szCs w:val="22"/>
        </w:rPr>
      </w:pPr>
      <w:hyperlink r:id="rId9">
        <w:r w:rsidDel="00000000" w:rsidR="00000000" w:rsidRPr="00000000">
          <w:rPr>
            <w:rFonts w:ascii="q_5" w:cs="q_5" w:eastAsia="q_5" w:hAnsi="q_5"/>
            <w:color w:val="0563c1"/>
            <w:sz w:val="22"/>
            <w:szCs w:val="22"/>
            <w:u w:val="single"/>
            <w:rtl w:val="0"/>
          </w:rPr>
          <w:t xml:space="preserve">https://globalbiodata.org/scientific-activities/gcbr-selection</w:t>
        </w:r>
      </w:hyperlink>
      <w:r w:rsidDel="00000000" w:rsidR="00000000" w:rsidRPr="00000000">
        <w:rPr>
          <w:rtl w:val="0"/>
        </w:rPr>
      </w:r>
    </w:p>
    <w:p w:rsidR="00000000" w:rsidDel="00000000" w:rsidP="00000000" w:rsidRDefault="00000000" w:rsidRPr="00000000" w14:paraId="0000000D">
      <w:pPr>
        <w:rPr>
          <w:rFonts w:ascii="q_5" w:cs="q_5" w:eastAsia="q_5" w:hAnsi="q_5"/>
          <w:color w:val="29477e"/>
          <w:sz w:val="22"/>
          <w:szCs w:val="22"/>
        </w:rPr>
      </w:pPr>
      <w:hyperlink r:id="rId10">
        <w:r w:rsidDel="00000000" w:rsidR="00000000" w:rsidRPr="00000000">
          <w:rPr>
            <w:rFonts w:ascii="q_5" w:cs="q_5" w:eastAsia="q_5" w:hAnsi="q_5"/>
            <w:color w:val="1155cc"/>
            <w:sz w:val="22"/>
            <w:szCs w:val="22"/>
            <w:u w:val="single"/>
            <w:rtl w:val="0"/>
          </w:rPr>
          <w:t xml:space="preserve">https://zenodo.org/records/5845116</w:t>
        </w:r>
      </w:hyperlink>
      <w:r w:rsidDel="00000000" w:rsidR="00000000" w:rsidRPr="00000000">
        <w:rPr>
          <w:rFonts w:ascii="q_5" w:cs="q_5" w:eastAsia="q_5" w:hAnsi="q_5"/>
          <w:color w:val="29477e"/>
          <w:sz w:val="22"/>
          <w:szCs w:val="22"/>
          <w:rtl w:val="0"/>
        </w:rPr>
        <w:t xml:space="preserve"> </w:t>
      </w:r>
    </w:p>
    <w:p w:rsidR="00000000" w:rsidDel="00000000" w:rsidP="00000000" w:rsidRDefault="00000000" w:rsidRPr="00000000" w14:paraId="0000000E">
      <w:pPr>
        <w:rPr>
          <w:rFonts w:ascii="q_5" w:cs="q_5" w:eastAsia="q_5" w:hAnsi="q_5"/>
          <w:color w:val="29477e"/>
          <w:sz w:val="34"/>
          <w:szCs w:val="34"/>
        </w:rPr>
      </w:pPr>
      <w:r w:rsidDel="00000000" w:rsidR="00000000" w:rsidRPr="00000000">
        <w:rPr>
          <w:rtl w:val="0"/>
        </w:rPr>
      </w:r>
    </w:p>
    <w:p w:rsidR="00000000" w:rsidDel="00000000" w:rsidP="00000000" w:rsidRDefault="00000000" w:rsidRPr="00000000" w14:paraId="0000000F">
      <w:pPr>
        <w:rPr>
          <w:rFonts w:ascii="q_5" w:cs="q_5" w:eastAsia="q_5" w:hAnsi="q_5"/>
          <w:color w:val="29477e"/>
          <w:sz w:val="34"/>
          <w:szCs w:val="34"/>
        </w:rPr>
      </w:pPr>
      <w:r w:rsidDel="00000000" w:rsidR="00000000" w:rsidRPr="00000000">
        <w:rPr>
          <w:rFonts w:ascii="q_5" w:cs="q_5" w:eastAsia="q_5" w:hAnsi="q_5"/>
          <w:color w:val="29477e"/>
          <w:sz w:val="34"/>
          <w:szCs w:val="34"/>
          <w:rtl w:val="0"/>
        </w:rPr>
        <w:t xml:space="preserve">Data required, for each of the five indicator categories:</w:t>
      </w:r>
    </w:p>
    <w:p w:rsidR="00000000" w:rsidDel="00000000" w:rsidP="00000000" w:rsidRDefault="00000000" w:rsidRPr="00000000" w14:paraId="00000010">
      <w:pPr>
        <w:rPr>
          <w:rFonts w:ascii="q_5" w:cs="q_5" w:eastAsia="q_5" w:hAnsi="q_5"/>
          <w:color w:val="29477e"/>
          <w:sz w:val="34"/>
          <w:szCs w:val="34"/>
        </w:rPr>
      </w:pPr>
      <w:r w:rsidDel="00000000" w:rsidR="00000000" w:rsidRPr="00000000">
        <w:rPr>
          <w:rtl w:val="0"/>
        </w:rPr>
      </w:r>
    </w:p>
    <w:p w:rsidR="00000000" w:rsidDel="00000000" w:rsidP="00000000" w:rsidRDefault="00000000" w:rsidRPr="00000000" w14:paraId="00000011">
      <w:pPr>
        <w:rPr>
          <w:rFonts w:ascii="q_5" w:cs="q_5" w:eastAsia="q_5" w:hAnsi="q_5"/>
          <w:color w:val="29477e"/>
          <w:sz w:val="28"/>
          <w:szCs w:val="28"/>
        </w:rPr>
      </w:pPr>
      <w:r w:rsidDel="00000000" w:rsidR="00000000" w:rsidRPr="00000000">
        <w:rPr>
          <w:rFonts w:ascii="q_5" w:cs="q_5" w:eastAsia="q_5" w:hAnsi="q_5"/>
          <w:color w:val="29477e"/>
          <w:sz w:val="28"/>
          <w:szCs w:val="28"/>
          <w:rtl w:val="0"/>
        </w:rPr>
        <w:t xml:space="preserve">1. Scientific focus and quality</w:t>
      </w:r>
    </w:p>
    <w:p w:rsidR="00000000" w:rsidDel="00000000" w:rsidP="00000000" w:rsidRDefault="00000000" w:rsidRPr="00000000" w14:paraId="00000012">
      <w:pPr>
        <w:rPr>
          <w:rFonts w:ascii="q_5" w:cs="q_5" w:eastAsia="q_5" w:hAnsi="q_5"/>
          <w:color w:val="29477e"/>
          <w:sz w:val="28"/>
          <w:szCs w:val="28"/>
        </w:rPr>
      </w:pPr>
      <w:r w:rsidDel="00000000" w:rsidR="00000000" w:rsidRPr="00000000">
        <w:rPr>
          <w:rtl w:val="0"/>
        </w:rPr>
      </w:r>
    </w:p>
    <w:p w:rsidR="00000000" w:rsidDel="00000000" w:rsidP="00000000" w:rsidRDefault="00000000" w:rsidRPr="00000000" w14:paraId="00000013">
      <w:pPr>
        <w:rPr>
          <w:rFonts w:ascii="q_5" w:cs="q_5" w:eastAsia="q_5" w:hAnsi="q_5"/>
          <w:b w:val="1"/>
          <w:bCs w:val="1"/>
          <w:color w:val="000000"/>
        </w:rPr>
      </w:pPr>
      <w:r w:rsidDel="00000000" w:rsidR="00000000" w:rsidRPr="00000000">
        <w:rPr>
          <w:rFonts w:ascii="q_5" w:cs="q_5" w:eastAsia="q_5" w:hAnsi="q_5"/>
          <w:b w:val="1"/>
          <w:bCs w:val="1"/>
          <w:color w:val="000000"/>
          <w:rtl w:val="0"/>
        </w:rPr>
        <w:t xml:space="preserve">1a. Deposition database and/or Knowledge base</w:t>
      </w:r>
    </w:p>
    <w:p w:rsidR="00000000" w:rsidDel="00000000" w:rsidP="00000000" w:rsidRDefault="00000000" w:rsidRPr="00000000" w14:paraId="00000014">
      <w:pPr>
        <w:rPr>
          <w:rFonts w:ascii="q_5" w:cs="q_5" w:eastAsia="q_5" w:hAnsi="q_5"/>
          <w:color w:val="000000"/>
          <w:sz w:val="22"/>
          <w:szCs w:val="22"/>
        </w:rPr>
      </w:pPr>
      <w:r w:rsidDel="00000000" w:rsidR="00000000" w:rsidRPr="00000000">
        <w:rPr>
          <w:rFonts w:ascii="q_5" w:cs="q_5" w:eastAsia="q_5" w:hAnsi="q_5"/>
          <w:color w:val="000000"/>
          <w:sz w:val="22"/>
          <w:szCs w:val="22"/>
          <w:rtl w:val="0"/>
        </w:rPr>
        <w:t xml:space="preserve">Please indicate whether or not the biodata resource is a:</w:t>
      </w:r>
    </w:p>
    <w:p w:rsidR="00000000" w:rsidDel="00000000" w:rsidP="00000000" w:rsidRDefault="00000000" w:rsidRPr="00000000" w14:paraId="00000015">
      <w:pPr>
        <w:rPr>
          <w:rFonts w:ascii="q_5" w:cs="q_5" w:eastAsia="q_5" w:hAnsi="q_5"/>
          <w:color w:val="000000"/>
          <w:sz w:val="22"/>
          <w:szCs w:val="22"/>
        </w:rPr>
      </w:pPr>
      <w:r w:rsidDel="00000000" w:rsidR="00000000" w:rsidRPr="00000000">
        <w:rPr>
          <w:rtl w:val="0"/>
        </w:rPr>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4"/>
        <w:gridCol w:w="4414"/>
        <w:tblGridChange w:id="0">
          <w:tblGrid>
            <w:gridCol w:w="4414"/>
            <w:gridCol w:w="4414"/>
          </w:tblGrid>
        </w:tblGridChange>
      </w:tblGrid>
      <w:tr>
        <w:trPr>
          <w:cantSplit w:val="0"/>
          <w:tblHeader w:val="0"/>
        </w:trPr>
        <w:tc>
          <w:tcPr/>
          <w:p w:rsidR="00000000" w:rsidDel="00000000" w:rsidP="00000000" w:rsidRDefault="00000000" w:rsidRPr="00000000" w14:paraId="00000016">
            <w:pPr>
              <w:rPr>
                <w:rFonts w:ascii="q_5" w:cs="q_5" w:eastAsia="q_5" w:hAnsi="q_5"/>
                <w:sz w:val="22"/>
                <w:szCs w:val="22"/>
              </w:rPr>
            </w:pPr>
            <w:r w:rsidDel="00000000" w:rsidR="00000000" w:rsidRPr="00000000">
              <w:rPr>
                <w:rFonts w:ascii="q_5" w:cs="q_5" w:eastAsia="q_5" w:hAnsi="q_5"/>
                <w:sz w:val="22"/>
                <w:szCs w:val="22"/>
                <w:rtl w:val="0"/>
              </w:rPr>
              <w:t xml:space="preserve">Deposition database (</w:t>
            </w:r>
            <w:r w:rsidDel="00000000" w:rsidR="00000000" w:rsidRPr="00000000">
              <w:rPr>
                <w:rFonts w:ascii="q_5" w:cs="q_5" w:eastAsia="q_5" w:hAnsi="q_5"/>
                <w:sz w:val="21"/>
                <w:szCs w:val="21"/>
                <w:rtl w:val="0"/>
              </w:rPr>
              <w:t xml:space="preserve">accepting deposition of in-scope experimental data from </w:t>
            </w:r>
            <w:r w:rsidDel="00000000" w:rsidR="00000000" w:rsidRPr="00000000">
              <w:rPr>
                <w:rFonts w:ascii="q_5" w:cs="q_5" w:eastAsia="q_5" w:hAnsi="q_5"/>
                <w:sz w:val="22"/>
                <w:szCs w:val="22"/>
                <w:rtl w:val="0"/>
              </w:rPr>
              <w:t xml:space="preserve">the</w:t>
            </w:r>
          </w:p>
          <w:p w:rsidR="00000000" w:rsidDel="00000000" w:rsidP="00000000" w:rsidRDefault="00000000" w:rsidRPr="00000000" w14:paraId="00000017">
            <w:pPr>
              <w:rPr>
                <w:rFonts w:ascii="q_5" w:cs="q_5" w:eastAsia="q_5" w:hAnsi="q_5"/>
                <w:sz w:val="22"/>
                <w:szCs w:val="22"/>
              </w:rPr>
            </w:pPr>
            <w:r w:rsidDel="00000000" w:rsidR="00000000" w:rsidRPr="00000000">
              <w:rPr>
                <w:rFonts w:ascii="q_5" w:cs="q_5" w:eastAsia="q_5" w:hAnsi="q_5"/>
                <w:sz w:val="22"/>
                <w:szCs w:val="22"/>
                <w:rtl w:val="0"/>
              </w:rPr>
              <w:t xml:space="preserve">wider international community)</w:t>
            </w:r>
          </w:p>
        </w:tc>
        <w:tc>
          <w:tcPr/>
          <w:p w:rsidR="00000000" w:rsidDel="00000000" w:rsidP="00000000" w:rsidRDefault="00000000" w:rsidRPr="00000000" w14:paraId="00000018">
            <w:pPr>
              <w:rPr>
                <w:rFonts w:ascii="q_5" w:cs="q_5" w:eastAsia="q_5" w:hAnsi="q_5"/>
                <w:sz w:val="22"/>
                <w:szCs w:val="22"/>
              </w:rPr>
            </w:pPr>
            <w:r w:rsidDel="00000000" w:rsidR="00000000" w:rsidRPr="00000000">
              <w:rPr>
                <w:rFonts w:ascii="q_5" w:cs="q_5" w:eastAsia="q_5" w:hAnsi="q_5"/>
                <w:sz w:val="22"/>
                <w:szCs w:val="22"/>
                <w:rtl w:val="0"/>
              </w:rPr>
              <w:t xml:space="preserve">YES/NO</w:t>
            </w:r>
          </w:p>
        </w:tc>
      </w:tr>
      <w:tr>
        <w:trPr>
          <w:cantSplit w:val="0"/>
          <w:tblHeader w:val="0"/>
        </w:trPr>
        <w:tc>
          <w:tcPr/>
          <w:p w:rsidR="00000000" w:rsidDel="00000000" w:rsidP="00000000" w:rsidRDefault="00000000" w:rsidRPr="00000000" w14:paraId="00000019">
            <w:pPr>
              <w:rPr>
                <w:rFonts w:ascii="q_5" w:cs="q_5" w:eastAsia="q_5" w:hAnsi="q_5"/>
                <w:sz w:val="22"/>
                <w:szCs w:val="22"/>
              </w:rPr>
            </w:pPr>
            <w:r w:rsidDel="00000000" w:rsidR="00000000" w:rsidRPr="00000000">
              <w:rPr>
                <w:rFonts w:ascii="q_5" w:cs="q_5" w:eastAsia="q_5" w:hAnsi="q_5"/>
                <w:sz w:val="22"/>
                <w:szCs w:val="22"/>
                <w:rtl w:val="0"/>
              </w:rPr>
              <w:t xml:space="preserve">Knowledge base (with added value, e.g. by expert curation)</w:t>
            </w:r>
          </w:p>
        </w:tc>
        <w:tc>
          <w:tcPr/>
          <w:p w:rsidR="00000000" w:rsidDel="00000000" w:rsidP="00000000" w:rsidRDefault="00000000" w:rsidRPr="00000000" w14:paraId="0000001A">
            <w:pPr>
              <w:rPr>
                <w:rFonts w:ascii="q_5" w:cs="q_5" w:eastAsia="q_5" w:hAnsi="q_5"/>
                <w:b w:val="1"/>
                <w:bCs w:val="1"/>
                <w:sz w:val="22"/>
                <w:szCs w:val="22"/>
              </w:rPr>
            </w:pPr>
            <w:r w:rsidDel="00000000" w:rsidR="00000000" w:rsidRPr="00000000">
              <w:rPr>
                <w:rFonts w:ascii="q_5" w:cs="q_5" w:eastAsia="q_5" w:hAnsi="q_5"/>
                <w:b w:val="1"/>
                <w:bCs w:val="1"/>
                <w:sz w:val="22"/>
                <w:szCs w:val="22"/>
                <w:rtl w:val="0"/>
              </w:rPr>
              <w:t xml:space="preserve">YES</w:t>
            </w:r>
          </w:p>
        </w:tc>
      </w:tr>
    </w:tbl>
    <w:p w:rsidR="00000000" w:rsidDel="00000000" w:rsidP="00000000" w:rsidRDefault="00000000" w:rsidRPr="00000000" w14:paraId="0000001B">
      <w:pPr>
        <w:rPr>
          <w:rFonts w:ascii="q_5" w:cs="q_5" w:eastAsia="q_5" w:hAnsi="q_5"/>
          <w:sz w:val="22"/>
          <w:szCs w:val="22"/>
        </w:rPr>
      </w:pPr>
      <w:r w:rsidDel="00000000" w:rsidR="00000000" w:rsidRPr="00000000">
        <w:rPr>
          <w:rtl w:val="0"/>
        </w:rPr>
      </w:r>
    </w:p>
    <w:p w:rsidR="00000000" w:rsidDel="00000000" w:rsidP="00000000" w:rsidRDefault="00000000" w:rsidRPr="00000000" w14:paraId="0000001C">
      <w:pPr>
        <w:rPr>
          <w:rFonts w:ascii="q_5" w:cs="q_5" w:eastAsia="q_5" w:hAnsi="q_5"/>
          <w:sz w:val="22"/>
          <w:szCs w:val="22"/>
        </w:rPr>
      </w:pPr>
      <w:r w:rsidDel="00000000" w:rsidR="00000000" w:rsidRPr="00000000">
        <w:rPr>
          <w:rtl w:val="0"/>
        </w:rPr>
      </w:r>
    </w:p>
    <w:p w:rsidR="00000000" w:rsidDel="00000000" w:rsidP="00000000" w:rsidRDefault="00000000" w:rsidRPr="00000000" w14:paraId="0000001D">
      <w:pPr>
        <w:rPr>
          <w:rFonts w:ascii="q_5" w:cs="q_5" w:eastAsia="q_5" w:hAnsi="q_5"/>
          <w:sz w:val="22"/>
          <w:szCs w:val="22"/>
        </w:rPr>
      </w:pPr>
      <w:r w:rsidDel="00000000" w:rsidR="00000000" w:rsidRPr="00000000">
        <w:rPr>
          <w:rtl w:val="0"/>
        </w:rPr>
      </w:r>
    </w:p>
    <w:p w:rsidR="00000000" w:rsidDel="00000000" w:rsidP="00000000" w:rsidRDefault="00000000" w:rsidRPr="00000000" w14:paraId="0000001E">
      <w:pPr>
        <w:rPr>
          <w:rFonts w:ascii="q_5" w:cs="q_5" w:eastAsia="q_5" w:hAnsi="q_5"/>
          <w:b w:val="1"/>
          <w:bCs w:val="1"/>
        </w:rPr>
      </w:pPr>
      <w:r w:rsidDel="00000000" w:rsidR="00000000" w:rsidRPr="00000000">
        <w:rPr>
          <w:rFonts w:ascii="q_5" w:cs="q_5" w:eastAsia="q_5" w:hAnsi="q_5"/>
          <w:b w:val="1"/>
          <w:bCs w:val="1"/>
          <w:rtl w:val="0"/>
        </w:rPr>
        <w:t xml:space="preserve">1b. Scope statement</w:t>
      </w:r>
    </w:p>
    <w:p w:rsidR="00000000" w:rsidDel="00000000" w:rsidP="00000000" w:rsidRDefault="00000000" w:rsidRPr="00000000" w14:paraId="0000001F">
      <w:pPr>
        <w:rPr>
          <w:rFonts w:ascii="q_5" w:cs="q_5" w:eastAsia="q_5" w:hAnsi="q_5"/>
          <w:sz w:val="22"/>
          <w:szCs w:val="22"/>
        </w:rPr>
      </w:pPr>
      <w:r w:rsidDel="00000000" w:rsidR="00000000" w:rsidRPr="00000000">
        <w:rPr>
          <w:rFonts w:ascii="q_5" w:cs="q_5" w:eastAsia="q_5" w:hAnsi="q_5"/>
          <w:sz w:val="22"/>
          <w:szCs w:val="22"/>
          <w:rtl w:val="0"/>
        </w:rPr>
        <w:t xml:space="preserve">Please describe the scientific focus/domain covered by the resource, including factors such as nature of the primary data item (e.g. nucleic acid family, species occurrence, protein interaction, gene), species included, experimental methods represented and characteristics that distinguish the resource from other biodata resources of related focus. If relevant include the introductory documentation or “about” page url.</w:t>
      </w:r>
    </w:p>
    <w:p w:rsidR="00000000" w:rsidDel="00000000" w:rsidP="00000000" w:rsidRDefault="00000000" w:rsidRPr="00000000" w14:paraId="00000020">
      <w:pPr>
        <w:rPr>
          <w:rFonts w:ascii="q_5" w:cs="q_5" w:eastAsia="q_5" w:hAnsi="q_5"/>
          <w:sz w:val="22"/>
          <w:szCs w:val="22"/>
        </w:rPr>
      </w:pPr>
      <w:r w:rsidDel="00000000" w:rsidR="00000000" w:rsidRPr="00000000">
        <w:rPr>
          <w:rtl w:val="0"/>
        </w:rPr>
      </w:r>
    </w:p>
    <w:p w:rsidR="00000000" w:rsidDel="00000000" w:rsidP="00000000" w:rsidRDefault="00000000" w:rsidRPr="00000000" w14:paraId="00000021">
      <w:pPr>
        <w:rPr>
          <w:rFonts w:ascii="q_5" w:cs="q_5" w:eastAsia="q_5" w:hAnsi="q_5"/>
          <w:sz w:val="22"/>
          <w:szCs w:val="22"/>
        </w:rPr>
      </w:pPr>
      <w:r w:rsidDel="00000000" w:rsidR="00000000" w:rsidRPr="00000000">
        <w:rPr>
          <w:rFonts w:ascii="q_5" w:cs="q_5" w:eastAsia="q_5" w:hAnsi="q_5"/>
          <w:sz w:val="22"/>
          <w:szCs w:val="22"/>
          <w:rtl w:val="0"/>
        </w:rPr>
        <w:t xml:space="preserve">[Maximum 250 words]</w:t>
      </w:r>
    </w:p>
    <w:p w:rsidR="00000000" w:rsidDel="00000000" w:rsidP="00000000" w:rsidRDefault="00000000" w:rsidRPr="00000000" w14:paraId="00000022">
      <w:pPr>
        <w:rPr>
          <w:rFonts w:ascii="q_5" w:cs="q_5" w:eastAsia="q_5" w:hAnsi="q_5"/>
          <w:sz w:val="22"/>
          <w:szCs w:val="22"/>
        </w:rPr>
      </w:pPr>
      <w:r w:rsidDel="00000000" w:rsidR="00000000" w:rsidRPr="00000000">
        <w:rPr>
          <w:rtl w:val="0"/>
        </w:rPr>
      </w:r>
    </w:p>
    <w:p w:rsidR="00000000" w:rsidDel="00000000" w:rsidP="00000000" w:rsidRDefault="00000000" w:rsidRPr="00000000" w14:paraId="00000023">
      <w:pPr>
        <w:rPr>
          <w:highlight w:val="yellow"/>
        </w:rPr>
      </w:pPr>
      <w:r w:rsidDel="00000000" w:rsidR="00000000" w:rsidRPr="00000000">
        <w:rPr>
          <w:rtl w:val="0"/>
        </w:rPr>
      </w:r>
    </w:p>
    <w:p w:rsidR="00000000" w:rsidDel="00000000" w:rsidP="00000000" w:rsidRDefault="00000000" w:rsidRPr="00000000" w14:paraId="00000024">
      <w:pPr>
        <w:rPr>
          <w:highlight w:val="yellow"/>
        </w:rPr>
      </w:pPr>
      <w:r w:rsidDel="00000000" w:rsidR="00000000" w:rsidRPr="00000000">
        <w:rPr>
          <w:rtl w:val="0"/>
        </w:rPr>
      </w:r>
    </w:p>
    <w:sdt>
      <w:sdtPr>
        <w:id w:val="1980376699"/>
        <w:tag w:val="goog_rdk_3"/>
      </w:sdtPr>
      <w:sdtContent>
        <w:p w:rsidR="00000000" w:rsidDel="00000000" w:rsidP="00000000" w:rsidRDefault="00000000" w:rsidRPr="00000000" w14:paraId="00000025">
          <w:pPr>
            <w:spacing w:after="240" w:lineRule="auto"/>
            <w:jc w:val="both"/>
            <w:rPr>
              <w:ins w:author="Pedro Julio Collado Vides" w:id="0" w:date="2025-04-03T14:05:33Z"/>
              <w:rPrChange w:author="Pedro Julio Collado Vides" w:id="1" w:date="2025-04-03T14:05:33Z">
                <w:rPr>
                  <w:highlight w:val="yellow"/>
                </w:rPr>
              </w:rPrChange>
            </w:rPr>
          </w:pPr>
          <w:sdt>
            <w:sdtPr>
              <w:id w:val="1046094395"/>
              <w:tag w:val="goog_rdk_1"/>
            </w:sdtPr>
            <w:sdtContent>
              <w:ins w:author="Pedro Julio Collado Vides" w:id="0" w:date="2025-04-03T14:05:33Z"/>
              <w:sdt>
                <w:sdtPr>
                  <w:id w:val="-1123603620"/>
                  <w:tag w:val="goog_rdk_2"/>
                </w:sdtPr>
                <w:sdtContent>
                  <w:ins w:author="Pedro Julio Collado Vides" w:id="0" w:date="2025-04-03T14:05:33Z">
                    <w:r w:rsidDel="00000000" w:rsidR="00000000" w:rsidRPr="00000000">
                      <w:rPr>
                        <w:rtl w:val="0"/>
                      </w:rPr>
                    </w:r>
                  </w:ins>
                </w:sdtContent>
              </w:sdt>
              <w:ins w:author="Pedro Julio Collado Vides" w:id="0" w:date="2025-04-03T14:05:33Z"/>
            </w:sdtContent>
          </w:sdt>
        </w:p>
      </w:sdtContent>
    </w:sdt>
    <w:sdt>
      <w:sdtPr>
        <w:id w:val="1905471207"/>
        <w:tag w:val="goog_rdk_5"/>
      </w:sdtPr>
      <w:sdtContent>
        <w:p w:rsidR="00000000" w:rsidDel="00000000" w:rsidP="00000000" w:rsidRDefault="00000000" w:rsidRPr="00000000" w14:paraId="00000026">
          <w:pPr>
            <w:spacing w:after="240" w:lineRule="auto"/>
            <w:jc w:val="both"/>
            <w:rPr>
              <w:rPrChange w:author="Pedro Julio Collado Vides" w:id="1" w:date="2025-04-03T14:05:33Z">
                <w:rPr>
                  <w:highlight w:val="yellow"/>
                </w:rPr>
              </w:rPrChange>
            </w:rPr>
          </w:pPr>
          <w:sdt>
            <w:sdtPr>
              <w:id w:val="1301044480"/>
              <w:tag w:val="goog_rdk_4"/>
            </w:sdtPr>
            <w:sdtContent>
              <w:r w:rsidDel="00000000" w:rsidR="00000000" w:rsidRPr="00000000">
                <w:rPr>
                  <w:rtl w:val="0"/>
                  <w:rPrChange w:author="Pedro Julio Collado Vides" w:id="1" w:date="2025-04-03T14:05:33Z">
                    <w:rPr>
                      <w:highlight w:val="yellow"/>
                    </w:rPr>
                  </w:rPrChange>
                </w:rPr>
                <w:t xml:space="preserve">[76 palabras]</w:t>
              </w:r>
            </w:sdtContent>
          </w:sdt>
        </w:p>
      </w:sdtContent>
    </w:sdt>
    <w:sdt>
      <w:sdtPr>
        <w:id w:val="1841435633"/>
        <w:tag w:val="goog_rdk_16"/>
      </w:sdtPr>
      <w:sdtContent>
        <w:p w:rsidR="00000000" w:rsidDel="00000000" w:rsidP="00000000" w:rsidRDefault="00000000" w:rsidRPr="00000000" w14:paraId="00000027">
          <w:pPr>
            <w:spacing w:after="240" w:lineRule="auto"/>
            <w:jc w:val="both"/>
            <w:rPr>
              <w:ins w:author="Pedro Julio Collado Vides" w:id="2" w:date="2025-04-03T14:06:01Z"/>
              <w:rPrChange w:author="Pedro Julio Collado Vides" w:id="3" w:date="2025-04-03T14:06:01Z">
                <w:rPr>
                  <w:highlight w:val="yellow"/>
                </w:rPr>
              </w:rPrChange>
            </w:rPr>
          </w:pPr>
          <w:sdt>
            <w:sdtPr>
              <w:id w:val="140654448"/>
              <w:tag w:val="goog_rdk_6"/>
            </w:sdtPr>
            <w:sdtContent>
              <w:r w:rsidDel="00000000" w:rsidR="00000000" w:rsidRPr="00000000">
                <w:rPr>
                  <w:rtl w:val="0"/>
                  <w:rPrChange w:author="Pedro Julio Collado Vides" w:id="1" w:date="2025-04-03T14:05:33Z">
                    <w:rPr>
                      <w:highlight w:val="yellow"/>
                    </w:rPr>
                  </w:rPrChange>
                </w:rPr>
                <w:t xml:space="preserve">RegulonDB</w:t>
              </w:r>
            </w:sdtContent>
          </w:sdt>
          <w:sdt>
            <w:sdtPr>
              <w:id w:val="72164066"/>
              <w:tag w:val="goog_rdk_7"/>
            </w:sdtPr>
            <w:sdtContent>
              <w:ins w:author="Pedro Julio Collado Vides" w:id="2" w:date="2025-04-03T14:06:01Z"/>
              <w:sdt>
                <w:sdtPr>
                  <w:id w:val="1699033642"/>
                  <w:tag w:val="goog_rdk_8"/>
                </w:sdtPr>
                <w:sdtContent>
                  <w:ins w:author="Pedro Julio Collado Vides" w:id="2" w:date="2025-04-03T14:06:01Z">
                    <w:r w:rsidDel="00000000" w:rsidR="00000000" w:rsidRPr="00000000">
                      <w:rPr>
                        <w:rtl w:val="0"/>
                        <w:rPrChange w:author="Pedro Julio Collado Vides" w:id="1" w:date="2025-04-03T14:05:33Z">
                          <w:rPr>
                            <w:highlight w:val="yellow"/>
                          </w:rPr>
                        </w:rPrChange>
                      </w:rPr>
                      <w:t xml:space="preserve"> is the </w:t>
                    </w:r>
                  </w:ins>
                </w:sdtContent>
              </w:sdt>
              <w:ins w:author="Pedro Julio Collado Vides" w:id="2" w:date="2025-04-03T14:06:01Z">
                <w:sdt>
                  <w:sdtPr>
                    <w:id w:val="349292655"/>
                    <w:tag w:val="goog_rdk_9"/>
                  </w:sdtPr>
                  <w:sdtContent>
                    <w:r w:rsidDel="00000000" w:rsidR="00000000" w:rsidRPr="00000000">
                      <w:rPr>
                        <w:rtl w:val="0"/>
                        <w:rPrChange w:author="Pedro Julio Collado Vides" w:id="3" w:date="2025-04-03T14:06:01Z">
                          <w:rPr>
                            <w:highlight w:val="yellow"/>
                          </w:rPr>
                        </w:rPrChange>
                      </w:rPr>
                      <w:t xml:space="preserve">authoritative</w:t>
                    </w:r>
                  </w:sdtContent>
                </w:sdt>
                <w:sdt>
                  <w:sdtPr>
                    <w:id w:val="2034471702"/>
                    <w:tag w:val="goog_rdk_10"/>
                  </w:sdtPr>
                  <w:sdtContent>
                    <w:r w:rsidDel="00000000" w:rsidR="00000000" w:rsidRPr="00000000">
                      <w:rPr>
                        <w:rtl w:val="0"/>
                        <w:rPrChange w:author="Pedro Julio Collado Vides" w:id="1" w:date="2025-04-03T14:05:33Z">
                          <w:rPr>
                            <w:highlight w:val="yellow"/>
                          </w:rPr>
                        </w:rPrChange>
                      </w:rPr>
                      <w:t xml:space="preserve"> reference resource for knowledge about the transcriptional regulatory network of </w:t>
                    </w:r>
                  </w:sdtContent>
                </w:sdt>
                <w:sdt>
                  <w:sdtPr>
                    <w:id w:val="398645167"/>
                    <w:tag w:val="goog_rdk_11"/>
                  </w:sdtPr>
                  <w:sdtContent>
                    <w:r w:rsidDel="00000000" w:rsidR="00000000" w:rsidRPr="00000000">
                      <w:rPr>
                        <w:i w:val="1"/>
                        <w:iCs w:val="1"/>
                        <w:rtl w:val="0"/>
                        <w:rPrChange w:author="Pedro Julio Collado Vides" w:id="1" w:date="2025-04-03T14:05:33Z">
                          <w:rPr>
                            <w:highlight w:val="yellow"/>
                          </w:rPr>
                        </w:rPrChange>
                      </w:rPr>
                      <w:t xml:space="preserve">Escherichia coli </w:t>
                    </w:r>
                  </w:sdtContent>
                </w:sdt>
                <w:sdt>
                  <w:sdtPr>
                    <w:id w:val="1587509101"/>
                    <w:tag w:val="goog_rdk_12"/>
                  </w:sdtPr>
                  <w:sdtContent>
                    <w:r w:rsidDel="00000000" w:rsidR="00000000" w:rsidRPr="00000000">
                      <w:rPr>
                        <w:rtl w:val="0"/>
                        <w:rPrChange w:author="Pedro Julio Collado Vides" w:id="1" w:date="2025-04-03T14:05:33Z">
                          <w:rPr>
                            <w:highlight w:val="yellow"/>
                          </w:rPr>
                        </w:rPrChange>
                      </w:rPr>
                      <w:t xml:space="preserve">K-12, the best known free living bacteria. It has been continuously active since its inception in 1998, 27 years ago. It provides high-quality manually up to date curated knowledge </w:t>
                    </w:r>
                  </w:sdtContent>
                </w:sdt>
                <w:sdt>
                  <w:sdtPr>
                    <w:id w:val="530649977"/>
                    <w:tag w:val="goog_rdk_13"/>
                  </w:sdtPr>
                  <w:sdtContent>
                    <w:r w:rsidDel="00000000" w:rsidR="00000000" w:rsidRPr="00000000">
                      <w:rPr>
                        <w:rtl w:val="0"/>
                        <w:rPrChange w:author="Pedro Julio Collado Vides" w:id="3" w:date="2025-04-03T14:06:01Z">
                          <w:rPr>
                            <w:highlight w:val="yellow"/>
                          </w:rPr>
                        </w:rPrChange>
                      </w:rPr>
                      <w:t xml:space="preserve">on signals, effectors, transcription factors, </w:t>
                    </w:r>
                  </w:sdtContent>
                </w:sdt>
                <w:sdt>
                  <w:sdtPr>
                    <w:id w:val="-361714766"/>
                    <w:tag w:val="goog_rdk_14"/>
                  </w:sdtPr>
                  <w:sdtContent>
                    <w:r w:rsidDel="00000000" w:rsidR="00000000" w:rsidRPr="00000000">
                      <w:rPr>
                        <w:rtl w:val="0"/>
                        <w:rPrChange w:author="Pedro Julio Collado Vides" w:id="3" w:date="2025-04-03T14:06:01Z">
                          <w:rPr>
                            <w:highlight w:val="yellow"/>
                          </w:rPr>
                        </w:rPrChange>
                      </w:rPr>
                      <w:t xml:space="preserve">transcription</w:t>
                    </w:r>
                  </w:sdtContent>
                </w:sdt>
                <w:sdt>
                  <w:sdtPr>
                    <w:id w:val="-903020426"/>
                    <w:tag w:val="goog_rdk_15"/>
                  </w:sdtPr>
                  <w:sdtContent>
                    <w:r w:rsidDel="00000000" w:rsidR="00000000" w:rsidRPr="00000000">
                      <w:rPr>
                        <w:rtl w:val="0"/>
                        <w:rPrChange w:author="Pedro Julio Collado Vides" w:id="3" w:date="2025-04-03T14:06:01Z">
                          <w:rPr>
                            <w:highlight w:val="yellow"/>
                          </w:rPr>
                        </w:rPrChange>
                      </w:rPr>
                      <w:t xml:space="preserve"> factor regulatory and binding sites, transcription units, target genes, operons, regulons. Each piece of knowledge is linked to experimental evidence and the original scientific literature</w:t>
                    </w:r>
                  </w:sdtContent>
                </w:sdt>
              </w:ins>
            </w:sdtContent>
          </w:sdt>
        </w:p>
      </w:sdtContent>
    </w:sdt>
    <w:p w:rsidR="00000000" w:rsidDel="00000000" w:rsidP="00000000" w:rsidRDefault="00000000" w:rsidRPr="00000000" w14:paraId="00000028">
      <w:pPr>
        <w:spacing w:after="240" w:lineRule="auto"/>
        <w:jc w:val="both"/>
        <w:rPr/>
      </w:pPr>
      <w:r w:rsidDel="00000000" w:rsidR="00000000" w:rsidRPr="00000000">
        <w:rPr>
          <w:rtl w:val="0"/>
        </w:rPr>
      </w:r>
    </w:p>
    <w:sdt>
      <w:sdtPr>
        <w:id w:val="1591110208"/>
        <w:tag w:val="goog_rdk_18"/>
      </w:sdtPr>
      <w:sdtContent>
        <w:p w:rsidR="00000000" w:rsidDel="00000000" w:rsidP="00000000" w:rsidRDefault="00000000" w:rsidRPr="00000000" w14:paraId="00000029">
          <w:pPr>
            <w:rPr>
              <w:rPrChange w:author="Pedro Julio Collado Vides" w:id="1" w:date="2025-04-03T14:05:33Z">
                <w:rPr>
                  <w:highlight w:val="yellow"/>
                </w:rPr>
              </w:rPrChange>
            </w:rPr>
          </w:pPr>
          <w:r w:rsidDel="00000000" w:rsidR="00000000" w:rsidRPr="00000000">
            <w:rPr>
              <w:highlight w:val="yellow"/>
              <w:rtl w:val="0"/>
            </w:rPr>
            <w:t xml:space="preserve">Propuesta  [189 </w:t>
          </w:r>
          <w:r w:rsidDel="00000000" w:rsidR="00000000" w:rsidRPr="00000000">
            <w:rPr>
              <w:highlight w:val="yellow"/>
              <w:rtl w:val="0"/>
            </w:rPr>
            <w:t xml:space="preserve">palabras</w:t>
          </w:r>
          <w:r w:rsidDel="00000000" w:rsidR="00000000" w:rsidRPr="00000000">
            <w:rPr>
              <w:highlight w:val="yellow"/>
              <w:rtl w:val="0"/>
            </w:rPr>
            <w:t xml:space="preserve">] </w:t>
          </w:r>
          <w:sdt>
            <w:sdtPr>
              <w:id w:val="1922444580"/>
              <w:tag w:val="goog_rdk_17"/>
            </w:sdtPr>
            <w:sdtContent>
              <w:r w:rsidDel="00000000" w:rsidR="00000000" w:rsidRPr="00000000">
                <w:rPr>
                  <w:rtl w:val="0"/>
                </w:rPr>
              </w:r>
            </w:sdtContent>
          </w:sdt>
        </w:p>
      </w:sdtContent>
    </w:sdt>
    <w:p w:rsidR="00000000" w:rsidDel="00000000" w:rsidP="00000000" w:rsidRDefault="00000000" w:rsidRPr="00000000" w14:paraId="0000002A">
      <w:pPr>
        <w:spacing w:after="240" w:lineRule="auto"/>
        <w:jc w:val="both"/>
        <w:rPr/>
      </w:pPr>
      <w:r w:rsidDel="00000000" w:rsidR="00000000" w:rsidRPr="00000000">
        <w:rPr>
          <w:rtl w:val="0"/>
        </w:rPr>
        <w:t xml:space="preserve">RegulonDB is a specialized, authoritative knowledge base centered on the transcriptional regulatory network of </w:t>
      </w:r>
      <w:r w:rsidDel="00000000" w:rsidR="00000000" w:rsidRPr="00000000">
        <w:rPr>
          <w:i w:val="1"/>
          <w:iCs w:val="1"/>
          <w:rtl w:val="0"/>
        </w:rPr>
        <w:t xml:space="preserve">Escherichia coli</w:t>
      </w:r>
      <w:r w:rsidDel="00000000" w:rsidR="00000000" w:rsidRPr="00000000">
        <w:rPr>
          <w:rtl w:val="0"/>
        </w:rPr>
        <w:t xml:space="preserve"> K-12, the best-characterized free-living organism. Since its inception in 1998, it has offered expertly curated, high-quality data on regulatory elements such as genes, operons, promoters, transcription factors (TFs), transcription units, binding sites, transcription start sites, and regulatory interactions. Each data item is linked to experimental evidence and the original scientific literature, including evidence codes that indicate the strength and type of support.</w:t>
      </w:r>
    </w:p>
    <w:p w:rsidR="00000000" w:rsidDel="00000000" w:rsidP="00000000" w:rsidRDefault="00000000" w:rsidRPr="00000000" w14:paraId="0000002B">
      <w:pPr>
        <w:spacing w:after="240" w:before="240" w:lineRule="auto"/>
        <w:jc w:val="both"/>
        <w:rPr/>
      </w:pPr>
      <w:r w:rsidDel="00000000" w:rsidR="00000000" w:rsidRPr="00000000">
        <w:rPr>
          <w:rtl w:val="0"/>
        </w:rPr>
        <w:t xml:space="preserve">The database integrates information derived from classical molecular biology methods—such as DNA footprinting, EMSA, site-directed mutagenesis, and reporter assays—as well as high-throughput approaches like RNA-seq and ChIP-seq. It provides rich contextual metadata, including effectors, growth conditions, and regulatory mechanisms, which are essential for interpreting bacterial gene regulation.</w:t>
      </w:r>
    </w:p>
    <w:p w:rsidR="00000000" w:rsidDel="00000000" w:rsidP="00000000" w:rsidRDefault="00000000" w:rsidRPr="00000000" w14:paraId="0000002C">
      <w:pPr>
        <w:spacing w:after="240" w:before="240" w:lineRule="auto"/>
        <w:jc w:val="both"/>
        <w:rPr/>
      </w:pPr>
      <w:r w:rsidDel="00000000" w:rsidR="00000000" w:rsidRPr="00000000">
        <w:rPr>
          <w:rtl w:val="0"/>
        </w:rPr>
        <w:t xml:space="preserve">RegulonDB is distinguished by nearly three decades of expert manual curation, consistent use of controlled vocabularies, and its emphasis on biological context. It also offers user-friendly visualization tools and downloadable datasets that support both experimental and computational research.</w:t>
      </w:r>
    </w:p>
    <w:p w:rsidR="00000000" w:rsidDel="00000000" w:rsidP="00000000" w:rsidRDefault="00000000" w:rsidRPr="00000000" w14:paraId="0000002D">
      <w:pPr>
        <w:spacing w:after="240" w:before="240" w:lineRule="auto"/>
        <w:jc w:val="both"/>
        <w:rPr/>
      </w:pPr>
      <w:r w:rsidDel="00000000" w:rsidR="00000000" w:rsidRPr="00000000">
        <w:rPr>
          <w:rtl w:val="0"/>
        </w:rPr>
        <w:t xml:space="preserve">The resource is widely used by microbiologists, systems biologists, and bioinformaticians as a gold standard for regulatory annotation. More information is available </w:t>
      </w:r>
      <w:sdt>
        <w:sdtPr>
          <w:id w:val="1262948359"/>
          <w:tag w:val="goog_rdk_19"/>
        </w:sdtPr>
        <w:sdtContent>
          <w:commentRangeStart w:id="0"/>
        </w:sdtContent>
      </w:sdt>
      <w:r w:rsidDel="00000000" w:rsidR="00000000" w:rsidRPr="00000000">
        <w:rPr>
          <w:rtl w:val="0"/>
        </w:rPr>
        <w:t xml:space="preserve">at</w:t>
      </w:r>
      <w:commentRangeEnd w:id="0"/>
      <w:r w:rsidDel="00000000" w:rsidR="00000000" w:rsidRPr="00000000">
        <w:commentReference w:id="0"/>
      </w:r>
      <w:r w:rsidDel="00000000" w:rsidR="00000000" w:rsidRPr="00000000">
        <w:rPr>
          <w:rtl w:val="0"/>
        </w:rPr>
        <w:t xml:space="preserve">:</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https://github.com/regulondbunam/regulondb-docs/blob/main/00_about_policies/about_us.md</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rFonts w:ascii="q_5" w:cs="q_5" w:eastAsia="q_5" w:hAnsi="q_5"/>
          <w:b w:val="1"/>
          <w:bCs w:val="1"/>
        </w:rPr>
      </w:pPr>
      <w:r w:rsidDel="00000000" w:rsidR="00000000" w:rsidRPr="00000000">
        <w:rPr>
          <w:rFonts w:ascii="q_5" w:cs="q_5" w:eastAsia="q_5" w:hAnsi="q_5"/>
          <w:b w:val="1"/>
          <w:bCs w:val="1"/>
          <w:rtl w:val="0"/>
        </w:rPr>
        <w:t xml:space="preserve">1c. Global dimension</w:t>
      </w:r>
    </w:p>
    <w:p w:rsidR="00000000" w:rsidDel="00000000" w:rsidP="00000000" w:rsidRDefault="00000000" w:rsidRPr="00000000" w14:paraId="00000031">
      <w:pPr>
        <w:rPr>
          <w:rFonts w:ascii="q_5" w:cs="q_5" w:eastAsia="q_5" w:hAnsi="q_5"/>
          <w:sz w:val="22"/>
          <w:szCs w:val="22"/>
        </w:rPr>
      </w:pPr>
      <w:r w:rsidDel="00000000" w:rsidR="00000000" w:rsidRPr="00000000">
        <w:rPr>
          <w:rFonts w:ascii="q_5" w:cs="q_5" w:eastAsia="q_5" w:hAnsi="q_5"/>
          <w:sz w:val="22"/>
          <w:szCs w:val="22"/>
          <w:rtl w:val="0"/>
        </w:rPr>
        <w:t xml:space="preserve">Please describe the global characteristics of the biodata resource with respect to the operation of the resource e.g. is it run via an international consortium? Is it funded by agencies in different countries?</w:t>
      </w:r>
    </w:p>
    <w:p w:rsidR="00000000" w:rsidDel="00000000" w:rsidP="00000000" w:rsidRDefault="00000000" w:rsidRPr="00000000" w14:paraId="00000032">
      <w:pPr>
        <w:rPr>
          <w:rFonts w:ascii="q_5" w:cs="q_5" w:eastAsia="q_5" w:hAnsi="q_5"/>
          <w:sz w:val="22"/>
          <w:szCs w:val="22"/>
        </w:rPr>
      </w:pPr>
      <w:r w:rsidDel="00000000" w:rsidR="00000000" w:rsidRPr="00000000">
        <w:rPr>
          <w:rFonts w:ascii="q_5" w:cs="q_5" w:eastAsia="q_5" w:hAnsi="q_5"/>
          <w:sz w:val="22"/>
          <w:szCs w:val="22"/>
          <w:rtl w:val="0"/>
        </w:rPr>
        <w:t xml:space="preserve">[Maximum 250 words]</w:t>
      </w:r>
    </w:p>
    <w:p w:rsidR="00000000" w:rsidDel="00000000" w:rsidP="00000000" w:rsidRDefault="00000000" w:rsidRPr="00000000" w14:paraId="00000033">
      <w:pPr>
        <w:rPr>
          <w:rFonts w:ascii="q_5" w:cs="q_5" w:eastAsia="q_5" w:hAnsi="q_5"/>
          <w:sz w:val="22"/>
          <w:szCs w:val="22"/>
        </w:rPr>
      </w:pPr>
      <w:r w:rsidDel="00000000" w:rsidR="00000000" w:rsidRPr="00000000">
        <w:rPr>
          <w:rtl w:val="0"/>
        </w:rPr>
      </w:r>
    </w:p>
    <w:p w:rsidR="00000000" w:rsidDel="00000000" w:rsidP="00000000" w:rsidRDefault="00000000" w:rsidRPr="00000000" w14:paraId="00000034">
      <w:pPr>
        <w:rPr>
          <w:rFonts w:ascii="q_5" w:cs="q_5" w:eastAsia="q_5" w:hAnsi="q_5"/>
          <w:sz w:val="22"/>
          <w:szCs w:val="22"/>
        </w:rPr>
      </w:pPr>
      <w:r w:rsidDel="00000000" w:rsidR="00000000" w:rsidRPr="00000000">
        <w:rPr>
          <w:rtl w:val="0"/>
        </w:rPr>
      </w:r>
    </w:p>
    <w:p w:rsidR="00000000" w:rsidDel="00000000" w:rsidP="00000000" w:rsidRDefault="00000000" w:rsidRPr="00000000" w14:paraId="00000035">
      <w:pPr>
        <w:rPr>
          <w:rFonts w:ascii="q_5" w:cs="q_5" w:eastAsia="q_5" w:hAnsi="q_5"/>
          <w:sz w:val="22"/>
          <w:szCs w:val="22"/>
        </w:rPr>
      </w:pPr>
      <w:r w:rsidDel="00000000" w:rsidR="00000000" w:rsidRPr="00000000">
        <w:rPr>
          <w:rFonts w:ascii="q_5" w:cs="q_5" w:eastAsia="q_5" w:hAnsi="q_5"/>
          <w:sz w:val="22"/>
          <w:szCs w:val="22"/>
          <w:highlight w:val="yellow"/>
          <w:rtl w:val="0"/>
        </w:rPr>
        <w:t xml:space="preserve">Propuesta</w:t>
      </w:r>
      <w:r w:rsidDel="00000000" w:rsidR="00000000" w:rsidRPr="00000000">
        <w:rPr>
          <w:rFonts w:ascii="q_5" w:cs="q_5" w:eastAsia="q_5" w:hAnsi="q_5"/>
          <w:sz w:val="22"/>
          <w:szCs w:val="22"/>
          <w:rtl w:val="0"/>
        </w:rPr>
        <w:t xml:space="preserve">:</w:t>
      </w:r>
    </w:p>
    <w:p w:rsidR="00000000" w:rsidDel="00000000" w:rsidP="00000000" w:rsidRDefault="00000000" w:rsidRPr="00000000" w14:paraId="00000036">
      <w:pPr>
        <w:rPr>
          <w:rFonts w:ascii="q_5" w:cs="q_5" w:eastAsia="q_5" w:hAnsi="q_5"/>
          <w:sz w:val="22"/>
          <w:szCs w:val="22"/>
        </w:rPr>
      </w:pPr>
      <w:r w:rsidDel="00000000" w:rsidR="00000000" w:rsidRPr="00000000">
        <w:rPr>
          <w:rtl w:val="0"/>
        </w:rPr>
      </w:r>
    </w:p>
    <w:p w:rsidR="00000000" w:rsidDel="00000000" w:rsidP="00000000" w:rsidRDefault="00000000" w:rsidRPr="00000000" w14:paraId="00000037">
      <w:pPr>
        <w:spacing w:after="240" w:lineRule="auto"/>
        <w:rPr>
          <w:rFonts w:ascii="q_5" w:cs="q_5" w:eastAsia="q_5" w:hAnsi="q_5"/>
          <w:sz w:val="22"/>
          <w:szCs w:val="22"/>
        </w:rPr>
      </w:pPr>
      <w:r w:rsidDel="00000000" w:rsidR="00000000" w:rsidRPr="00000000">
        <w:rPr>
          <w:rFonts w:ascii="q_5" w:cs="q_5" w:eastAsia="q_5" w:hAnsi="q_5"/>
          <w:sz w:val="22"/>
          <w:szCs w:val="22"/>
          <w:rtl w:val="0"/>
        </w:rPr>
        <w:t xml:space="preserve">RegulonDB is developed and maintained by the Computational Genomics Program at the Center for Genomic Sciences, National Autonomous University of Mexico (UNAM). While it is hosted and primarily operated in Mexico, the resource has a long history of international collaboration and funding. Over the years, RegulonDB has received financial support not only from Mexican national funding agencies such as CONACYT but also from the National Institutes of Health (NIH, USA).</w:t>
      </w:r>
    </w:p>
    <w:p w:rsidR="00000000" w:rsidDel="00000000" w:rsidP="00000000" w:rsidRDefault="00000000" w:rsidRPr="00000000" w14:paraId="00000038">
      <w:pPr>
        <w:spacing w:after="240" w:before="240" w:lineRule="auto"/>
        <w:rPr>
          <w:rFonts w:ascii="q_5" w:cs="q_5" w:eastAsia="q_5" w:hAnsi="q_5"/>
          <w:sz w:val="22"/>
          <w:szCs w:val="22"/>
        </w:rPr>
      </w:pPr>
      <w:r w:rsidDel="00000000" w:rsidR="00000000" w:rsidRPr="00000000">
        <w:rPr>
          <w:rFonts w:ascii="q_5" w:cs="q_5" w:eastAsia="q_5" w:hAnsi="q_5"/>
          <w:sz w:val="22"/>
          <w:szCs w:val="22"/>
          <w:rtl w:val="0"/>
        </w:rPr>
        <w:t xml:space="preserve">The knowledge base is embedded in the international scientific community through active collaborations, participation in global annotation efforts (e.g., EcoCyc), and ongoing publication in international journals. RegulonDB has established itself as a reference resource for </w:t>
      </w:r>
      <w:r w:rsidDel="00000000" w:rsidR="00000000" w:rsidRPr="00000000">
        <w:rPr>
          <w:rFonts w:ascii="q_5" w:cs="q_5" w:eastAsia="q_5" w:hAnsi="q_5"/>
          <w:i w:val="1"/>
          <w:iCs w:val="1"/>
          <w:sz w:val="22"/>
          <w:szCs w:val="22"/>
          <w:rtl w:val="0"/>
        </w:rPr>
        <w:t xml:space="preserve">E. coli</w:t>
      </w:r>
      <w:r w:rsidDel="00000000" w:rsidR="00000000" w:rsidRPr="00000000">
        <w:rPr>
          <w:rFonts w:ascii="q_5" w:cs="q_5" w:eastAsia="q_5" w:hAnsi="q_5"/>
          <w:sz w:val="22"/>
          <w:szCs w:val="22"/>
          <w:rtl w:val="0"/>
        </w:rPr>
        <w:t xml:space="preserve"> transcriptional regulation, and its data is widely used in databases and research projects worldwide.</w:t>
      </w:r>
    </w:p>
    <w:p w:rsidR="00000000" w:rsidDel="00000000" w:rsidP="00000000" w:rsidRDefault="00000000" w:rsidRPr="00000000" w14:paraId="00000039">
      <w:pPr>
        <w:spacing w:after="240" w:before="240" w:lineRule="auto"/>
        <w:rPr>
          <w:rFonts w:ascii="q_5" w:cs="q_5" w:eastAsia="q_5" w:hAnsi="q_5"/>
          <w:sz w:val="22"/>
          <w:szCs w:val="22"/>
        </w:rPr>
      </w:pPr>
      <w:r w:rsidDel="00000000" w:rsidR="00000000" w:rsidRPr="00000000">
        <w:rPr>
          <w:rFonts w:ascii="q_5" w:cs="q_5" w:eastAsia="q_5" w:hAnsi="q_5"/>
          <w:sz w:val="22"/>
          <w:szCs w:val="22"/>
          <w:rtl w:val="0"/>
        </w:rPr>
        <w:t xml:space="preserve">Although not governed by a formal international consortium, the resource maintains a global outlook through its partnerships, participation in global data standards initiatives (e.g., FAIRsharing), and openness to international contributors and users. The team regularly collaborates with researchers across Europe, North and South America, and welcomes contributions from the broader scientific community.</w:t>
      </w:r>
    </w:p>
    <w:p w:rsidR="00000000" w:rsidDel="00000000" w:rsidP="00000000" w:rsidRDefault="00000000" w:rsidRPr="00000000" w14:paraId="0000003A">
      <w:pPr>
        <w:spacing w:after="240" w:before="240" w:lineRule="auto"/>
        <w:rPr>
          <w:rFonts w:ascii="q_5" w:cs="q_5" w:eastAsia="q_5" w:hAnsi="q_5"/>
          <w:sz w:val="22"/>
          <w:szCs w:val="22"/>
        </w:rPr>
      </w:pPr>
      <w:r w:rsidDel="00000000" w:rsidR="00000000" w:rsidRPr="00000000">
        <w:rPr>
          <w:rFonts w:ascii="q_5" w:cs="q_5" w:eastAsia="q_5" w:hAnsi="q_5"/>
          <w:sz w:val="22"/>
          <w:szCs w:val="22"/>
          <w:rtl w:val="0"/>
        </w:rPr>
        <w:t xml:space="preserve">This global engagement ensures that RegulonDB not only serves the local research ecosystem but also contributes to and benefits from the broader international efforts in microbial systems biology and data curation.</w:t>
      </w:r>
    </w:p>
    <w:p w:rsidR="00000000" w:rsidDel="00000000" w:rsidP="00000000" w:rsidRDefault="00000000" w:rsidRPr="00000000" w14:paraId="0000003B">
      <w:pPr>
        <w:rPr>
          <w:rFonts w:ascii="q_5" w:cs="q_5" w:eastAsia="q_5" w:hAnsi="q_5"/>
          <w:sz w:val="22"/>
          <w:szCs w:val="22"/>
        </w:rPr>
      </w:pPr>
      <w:r w:rsidDel="00000000" w:rsidR="00000000" w:rsidRPr="00000000">
        <w:rPr>
          <w:rtl w:val="0"/>
        </w:rPr>
      </w:r>
    </w:p>
    <w:p w:rsidR="00000000" w:rsidDel="00000000" w:rsidP="00000000" w:rsidRDefault="00000000" w:rsidRPr="00000000" w14:paraId="0000003C">
      <w:pPr>
        <w:rPr>
          <w:rFonts w:ascii="q_5" w:cs="q_5" w:eastAsia="q_5" w:hAnsi="q_5"/>
          <w:sz w:val="22"/>
          <w:szCs w:val="22"/>
        </w:rPr>
      </w:pPr>
      <w:r w:rsidDel="00000000" w:rsidR="00000000" w:rsidRPr="00000000">
        <w:rPr>
          <w:rtl w:val="0"/>
        </w:rPr>
      </w:r>
    </w:p>
    <w:p w:rsidR="00000000" w:rsidDel="00000000" w:rsidP="00000000" w:rsidRDefault="00000000" w:rsidRPr="00000000" w14:paraId="0000003D">
      <w:pPr>
        <w:rPr>
          <w:rFonts w:ascii="q_5" w:cs="q_5" w:eastAsia="q_5" w:hAnsi="q_5"/>
          <w:sz w:val="22"/>
          <w:szCs w:val="22"/>
        </w:rPr>
      </w:pPr>
      <w:r w:rsidDel="00000000" w:rsidR="00000000" w:rsidRPr="00000000">
        <w:rPr>
          <w:rtl w:val="0"/>
        </w:rPr>
      </w:r>
    </w:p>
    <w:p w:rsidR="00000000" w:rsidDel="00000000" w:rsidP="00000000" w:rsidRDefault="00000000" w:rsidRPr="00000000" w14:paraId="0000003E">
      <w:pPr>
        <w:numPr>
          <w:ilvl w:val="0"/>
          <w:numId w:val="1"/>
        </w:numPr>
        <w:ind w:left="720" w:hanging="360"/>
        <w:rPr>
          <w:rFonts w:ascii="q_5" w:cs="q_5" w:eastAsia="q_5" w:hAnsi="q_5"/>
          <w:sz w:val="22"/>
          <w:szCs w:val="22"/>
          <w:u w:val="none"/>
        </w:rPr>
      </w:pPr>
      <w:r w:rsidDel="00000000" w:rsidR="00000000" w:rsidRPr="00000000">
        <w:rPr>
          <w:rFonts w:ascii="q_5" w:cs="q_5" w:eastAsia="q_5" w:hAnsi="q_5"/>
          <w:sz w:val="22"/>
          <w:szCs w:val="22"/>
          <w:rtl w:val="0"/>
        </w:rPr>
        <w:t xml:space="preserve">- - - - - - -</w:t>
      </w:r>
    </w:p>
    <w:p w:rsidR="00000000" w:rsidDel="00000000" w:rsidP="00000000" w:rsidRDefault="00000000" w:rsidRPr="00000000" w14:paraId="0000003F">
      <w:pPr>
        <w:spacing w:after="240" w:lineRule="auto"/>
        <w:jc w:val="both"/>
        <w:rPr>
          <w:rFonts w:ascii="q_5" w:cs="q_5" w:eastAsia="q_5" w:hAnsi="q_5"/>
          <w:sz w:val="22"/>
          <w:szCs w:val="22"/>
          <w:shd w:fill="cccccc" w:val="clear"/>
        </w:rPr>
      </w:pPr>
      <w:r w:rsidDel="00000000" w:rsidR="00000000" w:rsidRPr="00000000">
        <w:rPr>
          <w:rFonts w:ascii="q_5" w:cs="q_5" w:eastAsia="q_5" w:hAnsi="q_5"/>
          <w:sz w:val="22"/>
          <w:szCs w:val="22"/>
          <w:shd w:fill="cccccc" w:val="clear"/>
          <w:rtl w:val="0"/>
        </w:rPr>
        <w:t xml:space="preserve">RegulonDB has played a foundational role in the emergence of microbial regulatory bioinformatics as it was at the basis for the development of computational methods to predict regulatory elements (</w:t>
      </w:r>
      <w:r w:rsidDel="00000000" w:rsidR="00000000" w:rsidRPr="00000000">
        <w:rPr>
          <w:rFonts w:ascii="q_5" w:cs="q_5" w:eastAsia="q_5" w:hAnsi="q_5"/>
          <w:sz w:val="22"/>
          <w:szCs w:val="22"/>
          <w:shd w:fill="cccccc" w:val="clear"/>
          <w:rtl w:val="0"/>
        </w:rPr>
        <w:t xml:space="preserve">transcription</w:t>
      </w:r>
      <w:r w:rsidDel="00000000" w:rsidR="00000000" w:rsidRPr="00000000">
        <w:rPr>
          <w:rFonts w:ascii="q_5" w:cs="q_5" w:eastAsia="q_5" w:hAnsi="q_5"/>
          <w:sz w:val="22"/>
          <w:szCs w:val="22"/>
          <w:shd w:fill="cccccc" w:val="clear"/>
          <w:rtl w:val="0"/>
        </w:rPr>
        <w:t xml:space="preserve"> factors, binding sites, operons, promoters, regulatory interactions, etc) and has also played a central role in systems microbiology. RegulonDB contains the transcriptional network with the best detailed mechanisms known of any organism in genomics. It has been </w:t>
      </w:r>
      <w:r w:rsidDel="00000000" w:rsidR="00000000" w:rsidRPr="00000000">
        <w:rPr>
          <w:rFonts w:ascii="q_5" w:cs="q_5" w:eastAsia="q_5" w:hAnsi="q_5"/>
          <w:sz w:val="22"/>
          <w:szCs w:val="22"/>
          <w:shd w:fill="cccccc" w:val="clear"/>
          <w:rtl w:val="0"/>
        </w:rPr>
        <w:t xml:space="preserve">the original reference  for close to three decades. RegulonDB </w:t>
      </w:r>
      <w:r w:rsidDel="00000000" w:rsidR="00000000" w:rsidRPr="00000000">
        <w:rPr>
          <w:rFonts w:ascii="q_5" w:cs="q_5" w:eastAsia="q_5" w:hAnsi="q_5"/>
          <w:sz w:val="22"/>
          <w:szCs w:val="22"/>
          <w:shd w:fill="cccccc" w:val="clear"/>
          <w:rtl w:val="0"/>
        </w:rPr>
        <w:t xml:space="preserve">is developed and maintained at the Center for Genomic Sciences of the National Autonomous University of Mexico (UNAM), the major public university in Mexico. It is deeply integrated into the global scientific ecosystem. </w:t>
      </w:r>
      <w:r w:rsidDel="00000000" w:rsidR="00000000" w:rsidRPr="00000000">
        <w:rPr>
          <w:rFonts w:ascii="q_5" w:cs="q_5" w:eastAsia="q_5" w:hAnsi="q_5"/>
          <w:sz w:val="22"/>
          <w:szCs w:val="22"/>
          <w:shd w:fill="cccccc" w:val="clear"/>
          <w:rtl w:val="0"/>
        </w:rPr>
        <w:t xml:space="preserve">The content of RegulonDB has been reused and integrated by major international resources such as EcoCyc, UniProt, NCBI RefSeq, and the Gene Ontology Consortium</w:t>
      </w:r>
      <w:r w:rsidDel="00000000" w:rsidR="00000000" w:rsidRPr="00000000">
        <w:rPr>
          <w:rtl w:val="0"/>
        </w:rPr>
      </w:r>
    </w:p>
    <w:p w:rsidR="00000000" w:rsidDel="00000000" w:rsidP="00000000" w:rsidRDefault="00000000" w:rsidRPr="00000000" w14:paraId="00000040">
      <w:pPr>
        <w:spacing w:after="240" w:lineRule="auto"/>
        <w:jc w:val="both"/>
        <w:rPr>
          <w:rFonts w:ascii="q_5" w:cs="q_5" w:eastAsia="q_5" w:hAnsi="q_5"/>
          <w:sz w:val="22"/>
          <w:szCs w:val="22"/>
          <w:shd w:fill="cccccc" w:val="clear"/>
        </w:rPr>
      </w:pPr>
      <w:r w:rsidDel="00000000" w:rsidR="00000000" w:rsidRPr="00000000">
        <w:rPr>
          <w:rFonts w:ascii="q_5" w:cs="q_5" w:eastAsia="q_5" w:hAnsi="q_5"/>
          <w:sz w:val="22"/>
          <w:szCs w:val="22"/>
          <w:shd w:fill="cccccc" w:val="clear"/>
          <w:rtl w:val="0"/>
        </w:rPr>
        <w:t xml:space="preserve">It has received sustained funding from both national and international agencies, including the US National Institutes of Health (NIGMS-NIH) [Gama-Castro et al., 2011], Mexico’s CONACYT, and the Natural Sciences and Engineering Research Council of Canada (NSERC), supporting international co-authorship and collaboration [Tierrafría et al., 2022].</w:t>
      </w:r>
    </w:p>
    <w:p w:rsidR="00000000" w:rsidDel="00000000" w:rsidP="00000000" w:rsidRDefault="00000000" w:rsidRPr="00000000" w14:paraId="00000041">
      <w:pPr>
        <w:spacing w:after="240" w:before="240" w:lineRule="auto"/>
        <w:jc w:val="both"/>
        <w:rPr>
          <w:rFonts w:ascii="q_5" w:cs="q_5" w:eastAsia="q_5" w:hAnsi="q_5"/>
          <w:sz w:val="22"/>
          <w:szCs w:val="22"/>
          <w:shd w:fill="cccccc" w:val="clear"/>
        </w:rPr>
      </w:pPr>
      <w:sdt>
        <w:sdtPr>
          <w:id w:val="596274342"/>
          <w:tag w:val="goog_rdk_21"/>
        </w:sdtPr>
        <w:sdtContent>
          <w:del w:author="Pedro Julio Collado Vides" w:id="4" w:date="2025-04-03T14:48:29Z">
            <w:r w:rsidDel="00000000" w:rsidR="00000000" w:rsidRPr="00000000">
              <w:rPr>
                <w:rFonts w:ascii="q_5" w:cs="q_5" w:eastAsia="q_5" w:hAnsi="q_5"/>
                <w:sz w:val="22"/>
                <w:szCs w:val="22"/>
                <w:shd w:fill="cccccc" w:val="clear"/>
                <w:rtl w:val="0"/>
              </w:rPr>
              <w:delText xml:space="preserve">The content of RegulonDB has been reused and integrated by major international resources such as EcoCyc, UniProt, NCBI RefSeq, and the Gene Ontology Consortium</w:delText>
            </w:r>
          </w:del>
        </w:sdtContent>
      </w:sdt>
      <w:r w:rsidDel="00000000" w:rsidR="00000000" w:rsidRPr="00000000">
        <w:rPr>
          <w:rFonts w:ascii="q_5" w:cs="q_5" w:eastAsia="q_5" w:hAnsi="q_5"/>
          <w:sz w:val="22"/>
          <w:szCs w:val="22"/>
          <w:shd w:fill="cccccc" w:val="clear"/>
          <w:rtl w:val="0"/>
        </w:rPr>
        <w:t xml:space="preserve">. It is openly accessible, and regularly cited and used by researchers across the Americas, Europe, and Asia. Its biocuration standards and evidence classifications have contributed to the establishment of gold-standard datasets [Salgado et al., 2013; Gama-Castro et al., 2008].</w:t>
      </w:r>
    </w:p>
    <w:p w:rsidR="00000000" w:rsidDel="00000000" w:rsidP="00000000" w:rsidRDefault="00000000" w:rsidRPr="00000000" w14:paraId="00000042">
      <w:pPr>
        <w:spacing w:after="240" w:before="240" w:lineRule="auto"/>
        <w:jc w:val="both"/>
        <w:rPr>
          <w:rFonts w:ascii="q_5" w:cs="q_5" w:eastAsia="q_5" w:hAnsi="q_5"/>
          <w:sz w:val="22"/>
          <w:szCs w:val="22"/>
          <w:shd w:fill="cccccc" w:val="clear"/>
        </w:rPr>
      </w:pPr>
      <w:r w:rsidDel="00000000" w:rsidR="00000000" w:rsidRPr="00000000">
        <w:rPr>
          <w:rFonts w:ascii="q_5" w:cs="q_5" w:eastAsia="q_5" w:hAnsi="q_5"/>
          <w:sz w:val="22"/>
          <w:szCs w:val="22"/>
          <w:shd w:fill="cccccc" w:val="clear"/>
          <w:rtl w:val="0"/>
        </w:rPr>
        <w:t xml:space="preserve">The team actively contributes to global scientific discourse through peer-reviewed publications, collaborative projects, and workshops. The resource complies with FAIR principles, uses controlled vocabularies, and provides programmatic access via web services. Its current transition into a multigenomic knowledgebase for comparative bacterial transcriptional regulation is designed to benefit a broader</w:t>
      </w:r>
      <w:sdt>
        <w:sdtPr>
          <w:id w:val="2033484365"/>
          <w:tag w:val="goog_rdk_22"/>
        </w:sdtPr>
        <w:sdtContent>
          <w:del w:author="Pedro Julio Collado Vides" w:id="5" w:date="2025-04-03T14:49:10Z">
            <w:r w:rsidDel="00000000" w:rsidR="00000000" w:rsidRPr="00000000">
              <w:rPr>
                <w:rFonts w:ascii="q_5" w:cs="q_5" w:eastAsia="q_5" w:hAnsi="q_5"/>
                <w:sz w:val="22"/>
                <w:szCs w:val="22"/>
                <w:shd w:fill="cccccc" w:val="clear"/>
                <w:rtl w:val="0"/>
              </w:rPr>
              <w:delText xml:space="preserve">,</w:delText>
            </w:r>
          </w:del>
        </w:sdtContent>
      </w:sdt>
      <w:r w:rsidDel="00000000" w:rsidR="00000000" w:rsidRPr="00000000">
        <w:rPr>
          <w:rFonts w:ascii="q_5" w:cs="q_5" w:eastAsia="q_5" w:hAnsi="q_5"/>
          <w:sz w:val="22"/>
          <w:szCs w:val="22"/>
          <w:shd w:fill="cccccc" w:val="clear"/>
          <w:rtl w:val="0"/>
        </w:rPr>
        <w:t xml:space="preserve"> international </w:t>
      </w:r>
      <w:sdt>
        <w:sdtPr>
          <w:id w:val="-1251529678"/>
          <w:tag w:val="goog_rdk_23"/>
        </w:sdtPr>
        <w:sdtContent>
          <w:ins w:author="Pedro Julio Collado Vides" w:id="6" w:date="2025-04-03T14:49:19Z">
            <w:r w:rsidDel="00000000" w:rsidR="00000000" w:rsidRPr="00000000">
              <w:rPr>
                <w:rFonts w:ascii="q_5" w:cs="q_5" w:eastAsia="q_5" w:hAnsi="q_5"/>
                <w:sz w:val="22"/>
                <w:szCs w:val="22"/>
                <w:shd w:fill="cccccc" w:val="clear"/>
                <w:rtl w:val="0"/>
              </w:rPr>
              <w:t xml:space="preserve">community</w:t>
            </w:r>
          </w:ins>
        </w:sdtContent>
      </w:sdt>
      <w:sdt>
        <w:sdtPr>
          <w:id w:val="469500615"/>
          <w:tag w:val="goog_rdk_24"/>
        </w:sdtPr>
        <w:sdtContent>
          <w:del w:author="Pedro Julio Collado Vides" w:id="6" w:date="2025-04-03T14:49:19Z">
            <w:r w:rsidDel="00000000" w:rsidR="00000000" w:rsidRPr="00000000">
              <w:rPr>
                <w:rFonts w:ascii="q_5" w:cs="q_5" w:eastAsia="q_5" w:hAnsi="q_5"/>
                <w:sz w:val="22"/>
                <w:szCs w:val="22"/>
                <w:shd w:fill="cccccc" w:val="clear"/>
                <w:rtl w:val="0"/>
              </w:rPr>
              <w:delText xml:space="preserve">user base</w:delText>
            </w:r>
          </w:del>
        </w:sdtContent>
      </w:sdt>
      <w:r w:rsidDel="00000000" w:rsidR="00000000" w:rsidRPr="00000000">
        <w:rPr>
          <w:rFonts w:ascii="q_5" w:cs="q_5" w:eastAsia="q_5" w:hAnsi="q_5"/>
          <w:sz w:val="22"/>
          <w:szCs w:val="22"/>
          <w:shd w:fill="cccccc" w:val="clear"/>
          <w:rtl w:val="0"/>
        </w:rPr>
        <w:t xml:space="preserve"> [Tierrafría et al., 2022].</w:t>
      </w:r>
    </w:p>
    <w:p w:rsidR="00000000" w:rsidDel="00000000" w:rsidP="00000000" w:rsidRDefault="00000000" w:rsidRPr="00000000" w14:paraId="00000043">
      <w:pPr>
        <w:rPr>
          <w:rFonts w:ascii="q_5" w:cs="q_5" w:eastAsia="q_5" w:hAnsi="q_5"/>
          <w:sz w:val="22"/>
          <w:szCs w:val="22"/>
        </w:rPr>
      </w:pPr>
      <w:r w:rsidDel="00000000" w:rsidR="00000000" w:rsidRPr="00000000">
        <w:rPr>
          <w:rtl w:val="0"/>
        </w:rPr>
      </w:r>
    </w:p>
    <w:p w:rsidR="00000000" w:rsidDel="00000000" w:rsidP="00000000" w:rsidRDefault="00000000" w:rsidRPr="00000000" w14:paraId="00000044">
      <w:pPr>
        <w:rPr>
          <w:rFonts w:ascii="q_5" w:cs="q_5" w:eastAsia="q_5" w:hAnsi="q_5"/>
          <w:sz w:val="22"/>
          <w:szCs w:val="22"/>
        </w:rPr>
      </w:pPr>
      <w:r w:rsidDel="00000000" w:rsidR="00000000" w:rsidRPr="00000000">
        <w:rPr>
          <w:rtl w:val="0"/>
        </w:rPr>
      </w:r>
    </w:p>
    <w:p w:rsidR="00000000" w:rsidDel="00000000" w:rsidP="00000000" w:rsidRDefault="00000000" w:rsidRPr="00000000" w14:paraId="00000045">
      <w:pPr>
        <w:rPr>
          <w:rFonts w:ascii="q_5" w:cs="q_5" w:eastAsia="q_5" w:hAnsi="q_5"/>
          <w:b w:val="1"/>
          <w:bCs w:val="1"/>
        </w:rPr>
      </w:pPr>
      <w:r w:rsidDel="00000000" w:rsidR="00000000" w:rsidRPr="00000000">
        <w:rPr>
          <w:rFonts w:ascii="q_5" w:cs="q_5" w:eastAsia="q_5" w:hAnsi="q_5"/>
          <w:b w:val="1"/>
          <w:bCs w:val="1"/>
          <w:rtl w:val="0"/>
        </w:rPr>
        <w:t xml:space="preserve">1d. Staff effort</w:t>
      </w:r>
    </w:p>
    <w:p w:rsidR="00000000" w:rsidDel="00000000" w:rsidP="00000000" w:rsidRDefault="00000000" w:rsidRPr="00000000" w14:paraId="00000046">
      <w:pPr>
        <w:rPr>
          <w:rFonts w:ascii="q_5" w:cs="q_5" w:eastAsia="q_5" w:hAnsi="q_5"/>
          <w:sz w:val="22"/>
          <w:szCs w:val="22"/>
        </w:rPr>
      </w:pPr>
      <w:r w:rsidDel="00000000" w:rsidR="00000000" w:rsidRPr="00000000">
        <w:rPr>
          <w:rFonts w:ascii="q_5" w:cs="q_5" w:eastAsia="q_5" w:hAnsi="q_5"/>
          <w:sz w:val="22"/>
          <w:szCs w:val="22"/>
          <w:rtl w:val="0"/>
        </w:rPr>
        <w:t xml:space="preserve">Please indicate the number of Full Time Equivalents working on the biodata resource for each of the years stated. As this may fluctuate throughout the year, please state this in terms of a nominal mean for that year.</w:t>
      </w:r>
    </w:p>
    <w:p w:rsidR="00000000" w:rsidDel="00000000" w:rsidP="00000000" w:rsidRDefault="00000000" w:rsidRPr="00000000" w14:paraId="00000047">
      <w:pPr>
        <w:rPr>
          <w:rFonts w:ascii="q_5" w:cs="q_5" w:eastAsia="q_5" w:hAnsi="q_5"/>
          <w:sz w:val="22"/>
          <w:szCs w:val="22"/>
        </w:rPr>
      </w:pPr>
      <w:r w:rsidDel="00000000" w:rsidR="00000000" w:rsidRPr="00000000">
        <w:rPr>
          <w:rtl w:val="0"/>
        </w:rPr>
      </w:r>
    </w:p>
    <w:p w:rsidR="00000000" w:rsidDel="00000000" w:rsidP="00000000" w:rsidRDefault="00000000" w:rsidRPr="00000000" w14:paraId="00000048">
      <w:pPr>
        <w:rPr>
          <w:rFonts w:ascii="q_5" w:cs="q_5" w:eastAsia="q_5" w:hAnsi="q_5"/>
          <w:sz w:val="22"/>
          <w:szCs w:val="22"/>
        </w:rPr>
      </w:pPr>
      <w:r w:rsidDel="00000000" w:rsidR="00000000" w:rsidRPr="00000000">
        <w:rPr>
          <w:rFonts w:ascii="q_5" w:cs="q_5" w:eastAsia="q_5" w:hAnsi="q_5"/>
          <w:sz w:val="22"/>
          <w:szCs w:val="22"/>
          <w:highlight w:val="yellow"/>
          <w:rtl w:val="0"/>
        </w:rPr>
        <w:t xml:space="preserve">Propuesta</w:t>
      </w:r>
      <w:r w:rsidDel="00000000" w:rsidR="00000000" w:rsidRPr="00000000">
        <w:rPr>
          <w:rFonts w:ascii="q_5" w:cs="q_5" w:eastAsia="q_5" w:hAnsi="q_5"/>
          <w:sz w:val="22"/>
          <w:szCs w:val="22"/>
          <w:rtl w:val="0"/>
        </w:rPr>
        <w:t xml:space="preserve">:</w:t>
      </w:r>
    </w:p>
    <w:p w:rsidR="00000000" w:rsidDel="00000000" w:rsidP="00000000" w:rsidRDefault="00000000" w:rsidRPr="00000000" w14:paraId="00000049">
      <w:pPr>
        <w:rPr>
          <w:rFonts w:ascii="q_5" w:cs="q_5" w:eastAsia="q_5" w:hAnsi="q_5"/>
          <w:sz w:val="22"/>
          <w:szCs w:val="22"/>
        </w:rPr>
      </w:pPr>
      <w:r w:rsidDel="00000000" w:rsidR="00000000" w:rsidRPr="00000000">
        <w:rPr>
          <w:rtl w:val="0"/>
        </w:rPr>
      </w:r>
    </w:p>
    <w:tbl>
      <w:tblPr>
        <w:tblStyle w:val="Table2"/>
        <w:tblW w:w="8685.0" w:type="dxa"/>
        <w:jc w:val="left"/>
        <w:tblLayout w:type="fixed"/>
        <w:tblLook w:val="0600"/>
      </w:tblPr>
      <w:tblGrid>
        <w:gridCol w:w="2970"/>
        <w:gridCol w:w="930"/>
        <w:gridCol w:w="1035"/>
        <w:gridCol w:w="1080"/>
        <w:gridCol w:w="1095"/>
        <w:gridCol w:w="1575"/>
        <w:tblGridChange w:id="0">
          <w:tblGrid>
            <w:gridCol w:w="2970"/>
            <w:gridCol w:w="930"/>
            <w:gridCol w:w="1035"/>
            <w:gridCol w:w="1080"/>
            <w:gridCol w:w="1095"/>
            <w:gridCol w:w="15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vAlign w:val="top"/>
          </w:tcPr>
          <w:p w:rsidR="00000000" w:rsidDel="00000000" w:rsidP="00000000" w:rsidRDefault="00000000" w:rsidRPr="00000000" w14:paraId="0000004A">
            <w:pPr>
              <w:rPr>
                <w:rFonts w:ascii="q_5" w:cs="q_5" w:eastAsia="q_5" w:hAnsi="q_5"/>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vAlign w:val="top"/>
          </w:tcPr>
          <w:p w:rsidR="00000000" w:rsidDel="00000000" w:rsidP="00000000" w:rsidRDefault="00000000" w:rsidRPr="00000000" w14:paraId="0000004B">
            <w:pPr>
              <w:rPr>
                <w:rFonts w:ascii="q_5" w:cs="q_5" w:eastAsia="q_5" w:hAnsi="q_5"/>
                <w:b w:val="1"/>
                <w:bCs w:val="1"/>
                <w:sz w:val="15"/>
                <w:szCs w:val="15"/>
              </w:rPr>
            </w:pPr>
            <w:r w:rsidDel="00000000" w:rsidR="00000000" w:rsidRPr="00000000">
              <w:rPr>
                <w:rFonts w:ascii="q_5" w:cs="q_5" w:eastAsia="q_5" w:hAnsi="q_5"/>
                <w:b w:val="1"/>
                <w:bCs w:val="1"/>
                <w:sz w:val="15"/>
                <w:szCs w:val="15"/>
                <w:rtl w:val="0"/>
              </w:rPr>
              <w:t xml:space="preserve">2020</w:t>
            </w:r>
          </w:p>
        </w:tc>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vAlign w:val="top"/>
          </w:tcPr>
          <w:p w:rsidR="00000000" w:rsidDel="00000000" w:rsidP="00000000" w:rsidRDefault="00000000" w:rsidRPr="00000000" w14:paraId="0000004C">
            <w:pPr>
              <w:rPr>
                <w:rFonts w:ascii="q_5" w:cs="q_5" w:eastAsia="q_5" w:hAnsi="q_5"/>
                <w:b w:val="1"/>
                <w:bCs w:val="1"/>
                <w:sz w:val="15"/>
                <w:szCs w:val="15"/>
              </w:rPr>
            </w:pPr>
            <w:r w:rsidDel="00000000" w:rsidR="00000000" w:rsidRPr="00000000">
              <w:rPr>
                <w:rFonts w:ascii="q_5" w:cs="q_5" w:eastAsia="q_5" w:hAnsi="q_5"/>
                <w:b w:val="1"/>
                <w:bCs w:val="1"/>
                <w:sz w:val="15"/>
                <w:szCs w:val="15"/>
                <w:rtl w:val="0"/>
              </w:rPr>
              <w:t xml:space="preserve">2021</w:t>
            </w:r>
          </w:p>
        </w:tc>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vAlign w:val="top"/>
          </w:tcPr>
          <w:p w:rsidR="00000000" w:rsidDel="00000000" w:rsidP="00000000" w:rsidRDefault="00000000" w:rsidRPr="00000000" w14:paraId="0000004D">
            <w:pPr>
              <w:rPr>
                <w:rFonts w:ascii="q_5" w:cs="q_5" w:eastAsia="q_5" w:hAnsi="q_5"/>
                <w:b w:val="1"/>
                <w:bCs w:val="1"/>
                <w:sz w:val="15"/>
                <w:szCs w:val="15"/>
              </w:rPr>
            </w:pPr>
            <w:r w:rsidDel="00000000" w:rsidR="00000000" w:rsidRPr="00000000">
              <w:rPr>
                <w:rFonts w:ascii="q_5" w:cs="q_5" w:eastAsia="q_5" w:hAnsi="q_5"/>
                <w:b w:val="1"/>
                <w:bCs w:val="1"/>
                <w:sz w:val="15"/>
                <w:szCs w:val="15"/>
                <w:rtl w:val="0"/>
              </w:rPr>
              <w:t xml:space="preserve">2022</w:t>
            </w:r>
          </w:p>
        </w:tc>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vAlign w:val="top"/>
          </w:tcPr>
          <w:p w:rsidR="00000000" w:rsidDel="00000000" w:rsidP="00000000" w:rsidRDefault="00000000" w:rsidRPr="00000000" w14:paraId="0000004E">
            <w:pPr>
              <w:rPr>
                <w:rFonts w:ascii="q_5" w:cs="q_5" w:eastAsia="q_5" w:hAnsi="q_5"/>
                <w:b w:val="1"/>
                <w:bCs w:val="1"/>
                <w:sz w:val="15"/>
                <w:szCs w:val="15"/>
              </w:rPr>
            </w:pPr>
            <w:r w:rsidDel="00000000" w:rsidR="00000000" w:rsidRPr="00000000">
              <w:rPr>
                <w:rFonts w:ascii="q_5" w:cs="q_5" w:eastAsia="q_5" w:hAnsi="q_5"/>
                <w:b w:val="1"/>
                <w:bCs w:val="1"/>
                <w:sz w:val="15"/>
                <w:szCs w:val="15"/>
                <w:rtl w:val="0"/>
              </w:rPr>
              <w:t xml:space="preserve">2023</w:t>
            </w:r>
          </w:p>
        </w:tc>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vAlign w:val="top"/>
          </w:tcPr>
          <w:p w:rsidR="00000000" w:rsidDel="00000000" w:rsidP="00000000" w:rsidRDefault="00000000" w:rsidRPr="00000000" w14:paraId="0000004F">
            <w:pPr>
              <w:rPr>
                <w:rFonts w:ascii="q_5" w:cs="q_5" w:eastAsia="q_5" w:hAnsi="q_5"/>
                <w:b w:val="1"/>
                <w:bCs w:val="1"/>
                <w:sz w:val="15"/>
                <w:szCs w:val="15"/>
              </w:rPr>
            </w:pPr>
            <w:r w:rsidDel="00000000" w:rsidR="00000000" w:rsidRPr="00000000">
              <w:rPr>
                <w:rFonts w:ascii="q_5" w:cs="q_5" w:eastAsia="q_5" w:hAnsi="q_5"/>
                <w:b w:val="1"/>
                <w:bCs w:val="1"/>
                <w:sz w:val="15"/>
                <w:szCs w:val="15"/>
                <w:rtl w:val="0"/>
              </w:rPr>
              <w:t xml:space="preserve">2024</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vAlign w:val="top"/>
          </w:tcPr>
          <w:p w:rsidR="00000000" w:rsidDel="00000000" w:rsidP="00000000" w:rsidRDefault="00000000" w:rsidRPr="00000000" w14:paraId="00000050">
            <w:pPr>
              <w:rPr>
                <w:rFonts w:ascii="q_5" w:cs="q_5" w:eastAsia="q_5" w:hAnsi="q_5"/>
                <w:b w:val="1"/>
                <w:bCs w:val="1"/>
                <w:sz w:val="15"/>
                <w:szCs w:val="15"/>
              </w:rPr>
            </w:pPr>
            <w:r w:rsidDel="00000000" w:rsidR="00000000" w:rsidRPr="00000000">
              <w:rPr>
                <w:rFonts w:ascii="q_5" w:cs="q_5" w:eastAsia="q_5" w:hAnsi="q_5"/>
                <w:b w:val="1"/>
                <w:bCs w:val="1"/>
                <w:sz w:val="15"/>
                <w:szCs w:val="15"/>
                <w:rtl w:val="0"/>
              </w:rPr>
              <w:t xml:space="preserve">Leadership and Coordination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1">
            <w:pPr>
              <w:rPr>
                <w:rFonts w:ascii="q_5" w:cs="q_5" w:eastAsia="q_5" w:hAnsi="q_5"/>
                <w:sz w:val="15"/>
                <w:szCs w:val="15"/>
              </w:rPr>
            </w:pPr>
            <w:r w:rsidDel="00000000" w:rsidR="00000000" w:rsidRPr="00000000">
              <w:rPr>
                <w:rFonts w:ascii="q_5" w:cs="q_5" w:eastAsia="q_5" w:hAnsi="q_5"/>
                <w:sz w:val="15"/>
                <w:szCs w:val="15"/>
                <w:rtl w:val="0"/>
              </w:rPr>
              <w:t xml:space="preserve">1.0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2">
            <w:pPr>
              <w:rPr>
                <w:rFonts w:ascii="q_5" w:cs="q_5" w:eastAsia="q_5" w:hAnsi="q_5"/>
                <w:sz w:val="15"/>
                <w:szCs w:val="15"/>
              </w:rPr>
            </w:pPr>
            <w:r w:rsidDel="00000000" w:rsidR="00000000" w:rsidRPr="00000000">
              <w:rPr>
                <w:rFonts w:ascii="q_5" w:cs="q_5" w:eastAsia="q_5" w:hAnsi="q_5"/>
                <w:sz w:val="15"/>
                <w:szCs w:val="15"/>
                <w:rtl w:val="0"/>
              </w:rPr>
              <w:t xml:space="preserve">1.0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3">
            <w:pPr>
              <w:rPr>
                <w:rFonts w:ascii="q_5" w:cs="q_5" w:eastAsia="q_5" w:hAnsi="q_5"/>
                <w:sz w:val="15"/>
                <w:szCs w:val="15"/>
              </w:rPr>
            </w:pPr>
            <w:r w:rsidDel="00000000" w:rsidR="00000000" w:rsidRPr="00000000">
              <w:rPr>
                <w:rFonts w:ascii="q_5" w:cs="q_5" w:eastAsia="q_5" w:hAnsi="q_5"/>
                <w:sz w:val="15"/>
                <w:szCs w:val="15"/>
                <w:rtl w:val="0"/>
              </w:rPr>
              <w:t xml:space="preserve">1.0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4">
            <w:pPr>
              <w:rPr>
                <w:rFonts w:ascii="q_5" w:cs="q_5" w:eastAsia="q_5" w:hAnsi="q_5"/>
                <w:sz w:val="15"/>
                <w:szCs w:val="15"/>
              </w:rPr>
            </w:pPr>
            <w:r w:rsidDel="00000000" w:rsidR="00000000" w:rsidRPr="00000000">
              <w:rPr>
                <w:rFonts w:ascii="q_5" w:cs="q_5" w:eastAsia="q_5" w:hAnsi="q_5"/>
                <w:sz w:val="15"/>
                <w:szCs w:val="15"/>
                <w:rtl w:val="0"/>
              </w:rPr>
              <w:t xml:space="preserve">1.0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5">
            <w:pPr>
              <w:rPr>
                <w:rFonts w:ascii="q_5" w:cs="q_5" w:eastAsia="q_5" w:hAnsi="q_5"/>
                <w:sz w:val="15"/>
                <w:szCs w:val="15"/>
              </w:rPr>
            </w:pPr>
            <w:r w:rsidDel="00000000" w:rsidR="00000000" w:rsidRPr="00000000">
              <w:rPr>
                <w:rFonts w:ascii="q_5" w:cs="q_5" w:eastAsia="q_5" w:hAnsi="q_5"/>
                <w:sz w:val="15"/>
                <w:szCs w:val="15"/>
                <w:rtl w:val="0"/>
              </w:rPr>
              <w:t xml:space="preserve">1.0</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vAlign w:val="top"/>
          </w:tcPr>
          <w:p w:rsidR="00000000" w:rsidDel="00000000" w:rsidP="00000000" w:rsidRDefault="00000000" w:rsidRPr="00000000" w14:paraId="00000056">
            <w:pPr>
              <w:rPr>
                <w:rFonts w:ascii="q_5" w:cs="q_5" w:eastAsia="q_5" w:hAnsi="q_5"/>
                <w:b w:val="1"/>
                <w:bCs w:val="1"/>
                <w:sz w:val="15"/>
                <w:szCs w:val="15"/>
              </w:rPr>
            </w:pPr>
            <w:r w:rsidDel="00000000" w:rsidR="00000000" w:rsidRPr="00000000">
              <w:rPr>
                <w:rFonts w:ascii="q_5" w:cs="q_5" w:eastAsia="q_5" w:hAnsi="q_5"/>
                <w:b w:val="1"/>
                <w:bCs w:val="1"/>
                <w:sz w:val="15"/>
                <w:szCs w:val="15"/>
                <w:rtl w:val="0"/>
              </w:rPr>
              <w:t xml:space="preserve">Biocuration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7">
            <w:pPr>
              <w:rPr>
                <w:rFonts w:ascii="q_5" w:cs="q_5" w:eastAsia="q_5" w:hAnsi="q_5"/>
                <w:sz w:val="15"/>
                <w:szCs w:val="15"/>
              </w:rPr>
            </w:pPr>
            <w:r w:rsidDel="00000000" w:rsidR="00000000" w:rsidRPr="00000000">
              <w:rPr>
                <w:rFonts w:ascii="q_5" w:cs="q_5" w:eastAsia="q_5" w:hAnsi="q_5"/>
                <w:sz w:val="15"/>
                <w:szCs w:val="15"/>
                <w:rtl w:val="0"/>
              </w:rPr>
              <w:t xml:space="preserve">2.0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8">
            <w:pPr>
              <w:rPr>
                <w:rFonts w:ascii="q_5" w:cs="q_5" w:eastAsia="q_5" w:hAnsi="q_5"/>
                <w:sz w:val="15"/>
                <w:szCs w:val="15"/>
              </w:rPr>
            </w:pPr>
            <w:r w:rsidDel="00000000" w:rsidR="00000000" w:rsidRPr="00000000">
              <w:rPr>
                <w:rFonts w:ascii="q_5" w:cs="q_5" w:eastAsia="q_5" w:hAnsi="q_5"/>
                <w:sz w:val="15"/>
                <w:szCs w:val="15"/>
                <w:rtl w:val="0"/>
              </w:rPr>
              <w:t xml:space="preserve">2.0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9">
            <w:pPr>
              <w:rPr>
                <w:rFonts w:ascii="q_5" w:cs="q_5" w:eastAsia="q_5" w:hAnsi="q_5"/>
                <w:sz w:val="15"/>
                <w:szCs w:val="15"/>
              </w:rPr>
            </w:pPr>
            <w:r w:rsidDel="00000000" w:rsidR="00000000" w:rsidRPr="00000000">
              <w:rPr>
                <w:rFonts w:ascii="q_5" w:cs="q_5" w:eastAsia="q_5" w:hAnsi="q_5"/>
                <w:sz w:val="15"/>
                <w:szCs w:val="15"/>
                <w:rtl w:val="0"/>
              </w:rPr>
              <w:t xml:space="preserve">2.0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A">
            <w:pPr>
              <w:rPr>
                <w:rFonts w:ascii="q_5" w:cs="q_5" w:eastAsia="q_5" w:hAnsi="q_5"/>
                <w:sz w:val="15"/>
                <w:szCs w:val="15"/>
              </w:rPr>
            </w:pPr>
            <w:r w:rsidDel="00000000" w:rsidR="00000000" w:rsidRPr="00000000">
              <w:rPr>
                <w:rFonts w:ascii="q_5" w:cs="q_5" w:eastAsia="q_5" w:hAnsi="q_5"/>
                <w:sz w:val="15"/>
                <w:szCs w:val="15"/>
                <w:rtl w:val="0"/>
              </w:rPr>
              <w:t xml:space="preserve">3.0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B">
            <w:pPr>
              <w:rPr>
                <w:rFonts w:ascii="q_5" w:cs="q_5" w:eastAsia="q_5" w:hAnsi="q_5"/>
                <w:sz w:val="15"/>
                <w:szCs w:val="15"/>
              </w:rPr>
            </w:pPr>
            <w:r w:rsidDel="00000000" w:rsidR="00000000" w:rsidRPr="00000000">
              <w:rPr>
                <w:rFonts w:ascii="q_5" w:cs="q_5" w:eastAsia="q_5" w:hAnsi="q_5"/>
                <w:sz w:val="15"/>
                <w:szCs w:val="15"/>
                <w:rtl w:val="0"/>
              </w:rPr>
              <w:t xml:space="preserve">3.0</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vAlign w:val="top"/>
          </w:tcPr>
          <w:p w:rsidR="00000000" w:rsidDel="00000000" w:rsidP="00000000" w:rsidRDefault="00000000" w:rsidRPr="00000000" w14:paraId="0000005C">
            <w:pPr>
              <w:rPr>
                <w:rFonts w:ascii="q_5" w:cs="q_5" w:eastAsia="q_5" w:hAnsi="q_5"/>
                <w:b w:val="1"/>
                <w:bCs w:val="1"/>
                <w:sz w:val="15"/>
                <w:szCs w:val="15"/>
              </w:rPr>
            </w:pPr>
            <w:r w:rsidDel="00000000" w:rsidR="00000000" w:rsidRPr="00000000">
              <w:rPr>
                <w:rFonts w:ascii="q_5" w:cs="q_5" w:eastAsia="q_5" w:hAnsi="q_5"/>
                <w:b w:val="1"/>
                <w:bCs w:val="1"/>
                <w:sz w:val="15"/>
                <w:szCs w:val="15"/>
                <w:rtl w:val="0"/>
              </w:rPr>
              <w:t xml:space="preserve">Software and Infrastructure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D">
            <w:pPr>
              <w:rPr>
                <w:rFonts w:ascii="q_5" w:cs="q_5" w:eastAsia="q_5" w:hAnsi="q_5"/>
                <w:sz w:val="15"/>
                <w:szCs w:val="15"/>
              </w:rPr>
            </w:pPr>
            <w:r w:rsidDel="00000000" w:rsidR="00000000" w:rsidRPr="00000000">
              <w:rPr>
                <w:rFonts w:ascii="q_5" w:cs="q_5" w:eastAsia="q_5" w:hAnsi="q_5"/>
                <w:sz w:val="15"/>
                <w:szCs w:val="15"/>
                <w:rtl w:val="0"/>
              </w:rPr>
              <w:t xml:space="preserve">4.65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E">
            <w:pPr>
              <w:rPr>
                <w:rFonts w:ascii="q_5" w:cs="q_5" w:eastAsia="q_5" w:hAnsi="q_5"/>
                <w:sz w:val="15"/>
                <w:szCs w:val="15"/>
              </w:rPr>
            </w:pPr>
            <w:r w:rsidDel="00000000" w:rsidR="00000000" w:rsidRPr="00000000">
              <w:rPr>
                <w:rFonts w:ascii="q_5" w:cs="q_5" w:eastAsia="q_5" w:hAnsi="q_5"/>
                <w:sz w:val="15"/>
                <w:szCs w:val="15"/>
                <w:rtl w:val="0"/>
              </w:rPr>
              <w:t xml:space="preserve">4.65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F">
            <w:pPr>
              <w:rPr>
                <w:rFonts w:ascii="q_5" w:cs="q_5" w:eastAsia="q_5" w:hAnsi="q_5"/>
                <w:sz w:val="15"/>
                <w:szCs w:val="15"/>
              </w:rPr>
            </w:pPr>
            <w:r w:rsidDel="00000000" w:rsidR="00000000" w:rsidRPr="00000000">
              <w:rPr>
                <w:rFonts w:ascii="q_5" w:cs="q_5" w:eastAsia="q_5" w:hAnsi="q_5"/>
                <w:sz w:val="15"/>
                <w:szCs w:val="15"/>
                <w:rtl w:val="0"/>
              </w:rPr>
              <w:t xml:space="preserve">4.65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0">
            <w:pPr>
              <w:rPr>
                <w:rFonts w:ascii="q_5" w:cs="q_5" w:eastAsia="q_5" w:hAnsi="q_5"/>
                <w:sz w:val="15"/>
                <w:szCs w:val="15"/>
              </w:rPr>
            </w:pPr>
            <w:r w:rsidDel="00000000" w:rsidR="00000000" w:rsidRPr="00000000">
              <w:rPr>
                <w:rFonts w:ascii="q_5" w:cs="q_5" w:eastAsia="q_5" w:hAnsi="q_5"/>
                <w:sz w:val="15"/>
                <w:szCs w:val="15"/>
                <w:rtl w:val="0"/>
              </w:rPr>
              <w:t xml:space="preserve">4.65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1">
            <w:pPr>
              <w:rPr>
                <w:rFonts w:ascii="q_5" w:cs="q_5" w:eastAsia="q_5" w:hAnsi="q_5"/>
                <w:sz w:val="15"/>
                <w:szCs w:val="15"/>
              </w:rPr>
            </w:pPr>
            <w:r w:rsidDel="00000000" w:rsidR="00000000" w:rsidRPr="00000000">
              <w:rPr>
                <w:rFonts w:ascii="q_5" w:cs="q_5" w:eastAsia="q_5" w:hAnsi="q_5"/>
                <w:sz w:val="15"/>
                <w:szCs w:val="15"/>
                <w:rtl w:val="0"/>
              </w:rPr>
              <w:t xml:space="preserve">4.65</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vAlign w:val="top"/>
          </w:tcPr>
          <w:p w:rsidR="00000000" w:rsidDel="00000000" w:rsidP="00000000" w:rsidRDefault="00000000" w:rsidRPr="00000000" w14:paraId="00000062">
            <w:pPr>
              <w:rPr>
                <w:rFonts w:ascii="q_5" w:cs="q_5" w:eastAsia="q_5" w:hAnsi="q_5"/>
                <w:b w:val="1"/>
                <w:bCs w:val="1"/>
                <w:sz w:val="15"/>
                <w:szCs w:val="15"/>
              </w:rPr>
            </w:pPr>
            <w:r w:rsidDel="00000000" w:rsidR="00000000" w:rsidRPr="00000000">
              <w:rPr>
                <w:rFonts w:ascii="q_5" w:cs="q_5" w:eastAsia="q_5" w:hAnsi="q_5"/>
                <w:b w:val="1"/>
                <w:bCs w:val="1"/>
                <w:sz w:val="15"/>
                <w:szCs w:val="15"/>
                <w:rtl w:val="0"/>
              </w:rPr>
              <w:t xml:space="preserve">Total FTEs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3">
            <w:pPr>
              <w:rPr>
                <w:rFonts w:ascii="q_5" w:cs="q_5" w:eastAsia="q_5" w:hAnsi="q_5"/>
                <w:sz w:val="15"/>
                <w:szCs w:val="15"/>
              </w:rPr>
            </w:pPr>
            <w:r w:rsidDel="00000000" w:rsidR="00000000" w:rsidRPr="00000000">
              <w:rPr>
                <w:rFonts w:ascii="q_5" w:cs="q_5" w:eastAsia="q_5" w:hAnsi="q_5"/>
                <w:sz w:val="15"/>
                <w:szCs w:val="15"/>
                <w:rtl w:val="0"/>
              </w:rPr>
              <w:t xml:space="preserve">7.65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4">
            <w:pPr>
              <w:rPr>
                <w:rFonts w:ascii="q_5" w:cs="q_5" w:eastAsia="q_5" w:hAnsi="q_5"/>
                <w:sz w:val="15"/>
                <w:szCs w:val="15"/>
              </w:rPr>
            </w:pPr>
            <w:r w:rsidDel="00000000" w:rsidR="00000000" w:rsidRPr="00000000">
              <w:rPr>
                <w:rFonts w:ascii="q_5" w:cs="q_5" w:eastAsia="q_5" w:hAnsi="q_5"/>
                <w:sz w:val="15"/>
                <w:szCs w:val="15"/>
                <w:rtl w:val="0"/>
              </w:rPr>
              <w:t xml:space="preserve">7.65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5">
            <w:pPr>
              <w:rPr>
                <w:rFonts w:ascii="q_5" w:cs="q_5" w:eastAsia="q_5" w:hAnsi="q_5"/>
                <w:sz w:val="15"/>
                <w:szCs w:val="15"/>
              </w:rPr>
            </w:pPr>
            <w:r w:rsidDel="00000000" w:rsidR="00000000" w:rsidRPr="00000000">
              <w:rPr>
                <w:rFonts w:ascii="q_5" w:cs="q_5" w:eastAsia="q_5" w:hAnsi="q_5"/>
                <w:sz w:val="15"/>
                <w:szCs w:val="15"/>
                <w:rtl w:val="0"/>
              </w:rPr>
              <w:t xml:space="preserve">7.65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6">
            <w:pPr>
              <w:rPr>
                <w:rFonts w:ascii="q_5" w:cs="q_5" w:eastAsia="q_5" w:hAnsi="q_5"/>
                <w:sz w:val="15"/>
                <w:szCs w:val="15"/>
              </w:rPr>
            </w:pPr>
            <w:r w:rsidDel="00000000" w:rsidR="00000000" w:rsidRPr="00000000">
              <w:rPr>
                <w:rFonts w:ascii="q_5" w:cs="q_5" w:eastAsia="q_5" w:hAnsi="q_5"/>
                <w:sz w:val="15"/>
                <w:szCs w:val="15"/>
                <w:rtl w:val="0"/>
              </w:rPr>
              <w:t xml:space="preserve">8.65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7">
            <w:pPr>
              <w:rPr>
                <w:rFonts w:ascii="q_5" w:cs="q_5" w:eastAsia="q_5" w:hAnsi="q_5"/>
                <w:sz w:val="15"/>
                <w:szCs w:val="15"/>
              </w:rPr>
            </w:pPr>
            <w:r w:rsidDel="00000000" w:rsidR="00000000" w:rsidRPr="00000000">
              <w:rPr>
                <w:rFonts w:ascii="q_5" w:cs="q_5" w:eastAsia="q_5" w:hAnsi="q_5"/>
                <w:sz w:val="15"/>
                <w:szCs w:val="15"/>
                <w:rtl w:val="0"/>
              </w:rPr>
              <w:t xml:space="preserve">8.65</w:t>
            </w:r>
          </w:p>
        </w:tc>
      </w:tr>
    </w:tbl>
    <w:p w:rsidR="00000000" w:rsidDel="00000000" w:rsidP="00000000" w:rsidRDefault="00000000" w:rsidRPr="00000000" w14:paraId="00000068">
      <w:pPr>
        <w:rPr>
          <w:rFonts w:ascii="q_5" w:cs="q_5" w:eastAsia="q_5" w:hAnsi="q_5"/>
          <w:sz w:val="22"/>
          <w:szCs w:val="22"/>
        </w:rPr>
      </w:pPr>
      <w:r w:rsidDel="00000000" w:rsidR="00000000" w:rsidRPr="00000000">
        <w:rPr>
          <w:rtl w:val="0"/>
        </w:rPr>
      </w:r>
    </w:p>
    <w:p w:rsidR="00000000" w:rsidDel="00000000" w:rsidP="00000000" w:rsidRDefault="00000000" w:rsidRPr="00000000" w14:paraId="00000069">
      <w:pPr>
        <w:rPr>
          <w:rFonts w:ascii="q_5" w:cs="q_5" w:eastAsia="q_5" w:hAnsi="q_5"/>
          <w:sz w:val="22"/>
          <w:szCs w:val="22"/>
        </w:rPr>
      </w:pPr>
      <w:r w:rsidDel="00000000" w:rsidR="00000000" w:rsidRPr="00000000">
        <w:rPr>
          <w:rtl w:val="0"/>
        </w:rPr>
      </w:r>
    </w:p>
    <w:p w:rsidR="00000000" w:rsidDel="00000000" w:rsidP="00000000" w:rsidRDefault="00000000" w:rsidRPr="00000000" w14:paraId="0000006A">
      <w:pPr>
        <w:spacing w:after="240" w:lineRule="auto"/>
        <w:rPr>
          <w:rFonts w:ascii="q_5" w:cs="q_5" w:eastAsia="q_5" w:hAnsi="q_5"/>
          <w:sz w:val="22"/>
          <w:szCs w:val="22"/>
        </w:rPr>
      </w:pPr>
      <w:r w:rsidDel="00000000" w:rsidR="00000000" w:rsidRPr="00000000">
        <w:rPr>
          <w:rFonts w:ascii="q_5" w:cs="q_5" w:eastAsia="q_5" w:hAnsi="q_5"/>
          <w:sz w:val="22"/>
          <w:szCs w:val="22"/>
          <w:rtl w:val="0"/>
        </w:rPr>
        <w:t xml:space="preserve">The current RegulonDB team is composed of professionals distributed across leadership, biocuration, and software/infrastructure domains. Staff effort is reported here as nominal Full-Time Equivalents (FTEs) per year, averaged over each calendar year.</w:t>
      </w:r>
    </w:p>
    <w:p w:rsidR="00000000" w:rsidDel="00000000" w:rsidP="00000000" w:rsidRDefault="00000000" w:rsidRPr="00000000" w14:paraId="0000006B">
      <w:pPr>
        <w:spacing w:after="240" w:before="240" w:lineRule="auto"/>
        <w:rPr>
          <w:rFonts w:ascii="q_5" w:cs="q_5" w:eastAsia="q_5" w:hAnsi="q_5"/>
          <w:sz w:val="22"/>
          <w:szCs w:val="22"/>
        </w:rPr>
      </w:pPr>
      <w:r w:rsidDel="00000000" w:rsidR="00000000" w:rsidRPr="00000000">
        <w:rPr>
          <w:rFonts w:ascii="q_5" w:cs="q_5" w:eastAsia="q_5" w:hAnsi="q_5"/>
          <w:sz w:val="22"/>
          <w:szCs w:val="22"/>
          <w:rtl w:val="0"/>
        </w:rPr>
        <w:t xml:space="preserve">Between 2020 and 2022, the estimated total effort was </w:t>
      </w:r>
      <w:r w:rsidDel="00000000" w:rsidR="00000000" w:rsidRPr="00000000">
        <w:rPr>
          <w:rFonts w:ascii="q_5" w:cs="q_5" w:eastAsia="q_5" w:hAnsi="q_5"/>
          <w:b w:val="1"/>
          <w:bCs w:val="1"/>
          <w:sz w:val="22"/>
          <w:szCs w:val="22"/>
          <w:rtl w:val="0"/>
        </w:rPr>
        <w:t xml:space="preserve">7.65 FTEs</w:t>
      </w:r>
      <w:r w:rsidDel="00000000" w:rsidR="00000000" w:rsidRPr="00000000">
        <w:rPr>
          <w:rFonts w:ascii="q_5" w:cs="q_5" w:eastAsia="q_5" w:hAnsi="q_5"/>
          <w:sz w:val="22"/>
          <w:szCs w:val="22"/>
          <w:rtl w:val="0"/>
        </w:rPr>
        <w:t xml:space="preserve"> per year. This increased to </w:t>
      </w:r>
      <w:r w:rsidDel="00000000" w:rsidR="00000000" w:rsidRPr="00000000">
        <w:rPr>
          <w:rFonts w:ascii="q_5" w:cs="q_5" w:eastAsia="q_5" w:hAnsi="q_5"/>
          <w:b w:val="1"/>
          <w:bCs w:val="1"/>
          <w:sz w:val="22"/>
          <w:szCs w:val="22"/>
          <w:rtl w:val="0"/>
        </w:rPr>
        <w:t xml:space="preserve">8.15 FTEs</w:t>
      </w:r>
      <w:r w:rsidDel="00000000" w:rsidR="00000000" w:rsidRPr="00000000">
        <w:rPr>
          <w:rFonts w:ascii="q_5" w:cs="q_5" w:eastAsia="q_5" w:hAnsi="q_5"/>
          <w:sz w:val="22"/>
          <w:szCs w:val="22"/>
          <w:rtl w:val="0"/>
        </w:rPr>
        <w:t xml:space="preserve"> in 2023 and 2024 following the expansion of the curation team.</w:t>
      </w:r>
    </w:p>
    <w:p w:rsidR="00000000" w:rsidDel="00000000" w:rsidP="00000000" w:rsidRDefault="00000000" w:rsidRPr="00000000" w14:paraId="0000006C">
      <w:pPr>
        <w:spacing w:after="240" w:before="240" w:lineRule="auto"/>
        <w:rPr>
          <w:rFonts w:ascii="q_5" w:cs="q_5" w:eastAsia="q_5" w:hAnsi="q_5"/>
          <w:sz w:val="22"/>
          <w:szCs w:val="22"/>
        </w:rPr>
      </w:pPr>
      <w:r w:rsidDel="00000000" w:rsidR="00000000" w:rsidRPr="00000000">
        <w:rPr>
          <w:rFonts w:ascii="q_5" w:cs="q_5" w:eastAsia="q_5" w:hAnsi="q_5"/>
          <w:sz w:val="22"/>
          <w:szCs w:val="22"/>
          <w:rtl w:val="0"/>
        </w:rPr>
        <w:t xml:space="preserve">The composition is as follows:</w:t>
      </w:r>
    </w:p>
    <w:p w:rsidR="00000000" w:rsidDel="00000000" w:rsidP="00000000" w:rsidRDefault="00000000" w:rsidRPr="00000000" w14:paraId="0000006D">
      <w:pPr>
        <w:numPr>
          <w:ilvl w:val="0"/>
          <w:numId w:val="3"/>
        </w:numPr>
        <w:spacing w:after="0" w:afterAutospacing="0" w:before="240" w:lineRule="auto"/>
        <w:ind w:left="720" w:hanging="360"/>
        <w:rPr>
          <w:rFonts w:ascii="q_5" w:cs="q_5" w:eastAsia="q_5" w:hAnsi="q_5"/>
          <w:sz w:val="22"/>
          <w:szCs w:val="22"/>
        </w:rPr>
      </w:pPr>
      <w:r w:rsidDel="00000000" w:rsidR="00000000" w:rsidRPr="00000000">
        <w:rPr>
          <w:rFonts w:ascii="q_5" w:cs="q_5" w:eastAsia="q_5" w:hAnsi="q_5"/>
          <w:b w:val="1"/>
          <w:bCs w:val="1"/>
          <w:sz w:val="22"/>
          <w:szCs w:val="22"/>
          <w:rtl w:val="0"/>
        </w:rPr>
        <w:t xml:space="preserve">Leadership and Coordination (1.0 FTE/year)</w:t>
        <w:br w:type="textWrapping"/>
      </w:r>
    </w:p>
    <w:p w:rsidR="00000000" w:rsidDel="00000000" w:rsidP="00000000" w:rsidRDefault="00000000" w:rsidRPr="00000000" w14:paraId="0000006E">
      <w:pPr>
        <w:numPr>
          <w:ilvl w:val="1"/>
          <w:numId w:val="3"/>
        </w:numPr>
        <w:spacing w:after="0" w:afterAutospacing="0" w:before="0" w:beforeAutospacing="0" w:lineRule="auto"/>
        <w:ind w:left="1440" w:hanging="360"/>
        <w:rPr>
          <w:rFonts w:ascii="q_5" w:cs="q_5" w:eastAsia="q_5" w:hAnsi="q_5"/>
          <w:sz w:val="22"/>
          <w:szCs w:val="22"/>
        </w:rPr>
      </w:pPr>
      <w:r w:rsidDel="00000000" w:rsidR="00000000" w:rsidRPr="00000000">
        <w:rPr>
          <w:rFonts w:ascii="q_5" w:cs="q_5" w:eastAsia="q_5" w:hAnsi="q_5"/>
          <w:sz w:val="22"/>
          <w:szCs w:val="22"/>
          <w:rtl w:val="0"/>
        </w:rPr>
        <w:t xml:space="preserve">Dr. Julio Collado-Vides (Project Leader)</w:t>
        <w:br w:type="textWrapping"/>
      </w:r>
    </w:p>
    <w:p w:rsidR="00000000" w:rsidDel="00000000" w:rsidP="00000000" w:rsidRDefault="00000000" w:rsidRPr="00000000" w14:paraId="0000006F">
      <w:pPr>
        <w:numPr>
          <w:ilvl w:val="0"/>
          <w:numId w:val="3"/>
        </w:numPr>
        <w:spacing w:after="0" w:afterAutospacing="0" w:before="0" w:beforeAutospacing="0" w:lineRule="auto"/>
        <w:ind w:left="720" w:hanging="360"/>
        <w:rPr>
          <w:rFonts w:ascii="q_5" w:cs="q_5" w:eastAsia="q_5" w:hAnsi="q_5"/>
          <w:sz w:val="22"/>
          <w:szCs w:val="22"/>
        </w:rPr>
      </w:pPr>
      <w:r w:rsidDel="00000000" w:rsidR="00000000" w:rsidRPr="00000000">
        <w:rPr>
          <w:rFonts w:ascii="q_5" w:cs="q_5" w:eastAsia="q_5" w:hAnsi="q_5"/>
          <w:b w:val="1"/>
          <w:bCs w:val="1"/>
          <w:sz w:val="22"/>
          <w:szCs w:val="22"/>
          <w:rtl w:val="0"/>
        </w:rPr>
        <w:t xml:space="preserve">Biocuration</w:t>
        <w:br w:type="textWrapping"/>
      </w:r>
    </w:p>
    <w:p w:rsidR="00000000" w:rsidDel="00000000" w:rsidP="00000000" w:rsidRDefault="00000000" w:rsidRPr="00000000" w14:paraId="00000070">
      <w:pPr>
        <w:numPr>
          <w:ilvl w:val="1"/>
          <w:numId w:val="3"/>
        </w:numPr>
        <w:spacing w:after="0" w:afterAutospacing="0" w:before="0" w:beforeAutospacing="0" w:lineRule="auto"/>
        <w:ind w:left="1440" w:hanging="360"/>
        <w:rPr>
          <w:rFonts w:ascii="q_5" w:cs="q_5" w:eastAsia="q_5" w:hAnsi="q_5"/>
          <w:sz w:val="22"/>
          <w:szCs w:val="22"/>
        </w:rPr>
      </w:pPr>
      <w:r w:rsidDel="00000000" w:rsidR="00000000" w:rsidRPr="00000000">
        <w:rPr>
          <w:rFonts w:ascii="q_5" w:cs="q_5" w:eastAsia="q_5" w:hAnsi="q_5"/>
          <w:sz w:val="22"/>
          <w:szCs w:val="22"/>
          <w:rtl w:val="0"/>
        </w:rPr>
        <w:t xml:space="preserve">2020–2022: </w:t>
      </w:r>
      <w:r w:rsidDel="00000000" w:rsidR="00000000" w:rsidRPr="00000000">
        <w:rPr>
          <w:rFonts w:ascii="q_5" w:cs="q_5" w:eastAsia="q_5" w:hAnsi="q_5"/>
          <w:b w:val="1"/>
          <w:bCs w:val="1"/>
          <w:sz w:val="22"/>
          <w:szCs w:val="22"/>
          <w:rtl w:val="0"/>
        </w:rPr>
        <w:t xml:space="preserve">2.0 FTEs</w:t>
        <w:br w:type="textWrapping"/>
      </w:r>
    </w:p>
    <w:p w:rsidR="00000000" w:rsidDel="00000000" w:rsidP="00000000" w:rsidRDefault="00000000" w:rsidRPr="00000000" w14:paraId="00000071">
      <w:pPr>
        <w:numPr>
          <w:ilvl w:val="2"/>
          <w:numId w:val="3"/>
        </w:numPr>
        <w:spacing w:after="0" w:afterAutospacing="0" w:before="0" w:beforeAutospacing="0" w:lineRule="auto"/>
        <w:ind w:left="2160" w:hanging="360"/>
        <w:rPr>
          <w:rFonts w:ascii="q_5" w:cs="q_5" w:eastAsia="q_5" w:hAnsi="q_5"/>
          <w:sz w:val="22"/>
          <w:szCs w:val="22"/>
        </w:rPr>
      </w:pPr>
      <w:r w:rsidDel="00000000" w:rsidR="00000000" w:rsidRPr="00000000">
        <w:rPr>
          <w:rFonts w:ascii="q_5" w:cs="q_5" w:eastAsia="q_5" w:hAnsi="q_5"/>
          <w:sz w:val="22"/>
          <w:szCs w:val="22"/>
          <w:rtl w:val="0"/>
        </w:rPr>
        <w:t xml:space="preserve">M.Sc. Socorro Gama-Castro (1.0 FTE)</w:t>
        <w:br w:type="textWrapping"/>
      </w:r>
    </w:p>
    <w:p w:rsidR="00000000" w:rsidDel="00000000" w:rsidP="00000000" w:rsidRDefault="00000000" w:rsidRPr="00000000" w14:paraId="00000072">
      <w:pPr>
        <w:numPr>
          <w:ilvl w:val="2"/>
          <w:numId w:val="3"/>
        </w:numPr>
        <w:spacing w:after="0" w:afterAutospacing="0" w:before="0" w:beforeAutospacing="0" w:lineRule="auto"/>
        <w:ind w:left="2160" w:hanging="360"/>
        <w:rPr>
          <w:rFonts w:ascii="q_5" w:cs="q_5" w:eastAsia="q_5" w:hAnsi="q_5"/>
          <w:sz w:val="22"/>
          <w:szCs w:val="22"/>
        </w:rPr>
      </w:pPr>
      <w:r w:rsidDel="00000000" w:rsidR="00000000" w:rsidRPr="00000000">
        <w:rPr>
          <w:rFonts w:ascii="q_5" w:cs="q_5" w:eastAsia="q_5" w:hAnsi="q_5"/>
          <w:sz w:val="22"/>
          <w:szCs w:val="22"/>
          <w:rtl w:val="0"/>
        </w:rPr>
        <w:t xml:space="preserve">Dr. Paloma Lara Figueroa (1.0 FTE)</w:t>
        <w:br w:type="textWrapping"/>
      </w:r>
    </w:p>
    <w:p w:rsidR="00000000" w:rsidDel="00000000" w:rsidP="00000000" w:rsidRDefault="00000000" w:rsidRPr="00000000" w14:paraId="00000073">
      <w:pPr>
        <w:numPr>
          <w:ilvl w:val="1"/>
          <w:numId w:val="3"/>
        </w:numPr>
        <w:spacing w:after="0" w:afterAutospacing="0" w:before="0" w:beforeAutospacing="0" w:lineRule="auto"/>
        <w:ind w:left="1440" w:hanging="360"/>
        <w:rPr>
          <w:rFonts w:ascii="q_5" w:cs="q_5" w:eastAsia="q_5" w:hAnsi="q_5"/>
          <w:sz w:val="22"/>
          <w:szCs w:val="22"/>
        </w:rPr>
      </w:pPr>
      <w:r w:rsidDel="00000000" w:rsidR="00000000" w:rsidRPr="00000000">
        <w:rPr>
          <w:rFonts w:ascii="q_5" w:cs="q_5" w:eastAsia="q_5" w:hAnsi="q_5"/>
          <w:sz w:val="22"/>
          <w:szCs w:val="22"/>
          <w:rtl w:val="0"/>
        </w:rPr>
        <w:t xml:space="preserve">2023–2024: </w:t>
      </w:r>
      <w:r w:rsidDel="00000000" w:rsidR="00000000" w:rsidRPr="00000000">
        <w:rPr>
          <w:rFonts w:ascii="q_5" w:cs="q_5" w:eastAsia="q_5" w:hAnsi="q_5"/>
          <w:b w:val="1"/>
          <w:bCs w:val="1"/>
          <w:sz w:val="22"/>
          <w:szCs w:val="22"/>
          <w:rtl w:val="0"/>
        </w:rPr>
        <w:t xml:space="preserve">3.0 FTEs</w:t>
        <w:br w:type="textWrapping"/>
      </w:r>
    </w:p>
    <w:p w:rsidR="00000000" w:rsidDel="00000000" w:rsidP="00000000" w:rsidRDefault="00000000" w:rsidRPr="00000000" w14:paraId="00000074">
      <w:pPr>
        <w:numPr>
          <w:ilvl w:val="2"/>
          <w:numId w:val="3"/>
        </w:numPr>
        <w:spacing w:after="0" w:afterAutospacing="0" w:before="0" w:beforeAutospacing="0" w:lineRule="auto"/>
        <w:ind w:left="2160" w:hanging="360"/>
        <w:rPr>
          <w:rFonts w:ascii="q_5" w:cs="q_5" w:eastAsia="q_5" w:hAnsi="q_5"/>
          <w:sz w:val="22"/>
          <w:szCs w:val="22"/>
        </w:rPr>
      </w:pPr>
      <w:r w:rsidDel="00000000" w:rsidR="00000000" w:rsidRPr="00000000">
        <w:rPr>
          <w:rFonts w:ascii="q_5" w:cs="q_5" w:eastAsia="q_5" w:hAnsi="q_5"/>
          <w:sz w:val="22"/>
          <w:szCs w:val="22"/>
          <w:rtl w:val="0"/>
        </w:rPr>
        <w:t xml:space="preserve">Incorporation of Fanny A. Flores-Gallegos (1.0 FTE)</w:t>
        <w:br w:type="textWrapping"/>
      </w:r>
    </w:p>
    <w:p w:rsidR="00000000" w:rsidDel="00000000" w:rsidP="00000000" w:rsidRDefault="00000000" w:rsidRPr="00000000" w14:paraId="00000075">
      <w:pPr>
        <w:numPr>
          <w:ilvl w:val="0"/>
          <w:numId w:val="3"/>
        </w:numPr>
        <w:spacing w:after="0" w:afterAutospacing="0" w:before="0" w:beforeAutospacing="0" w:lineRule="auto"/>
        <w:ind w:left="720" w:hanging="360"/>
        <w:rPr>
          <w:rFonts w:ascii="q_5" w:cs="q_5" w:eastAsia="q_5" w:hAnsi="q_5"/>
          <w:sz w:val="22"/>
          <w:szCs w:val="22"/>
        </w:rPr>
      </w:pPr>
      <w:r w:rsidDel="00000000" w:rsidR="00000000" w:rsidRPr="00000000">
        <w:rPr>
          <w:rFonts w:ascii="q_5" w:cs="q_5" w:eastAsia="q_5" w:hAnsi="q_5"/>
          <w:b w:val="1"/>
          <w:bCs w:val="1"/>
          <w:sz w:val="22"/>
          <w:szCs w:val="22"/>
          <w:rtl w:val="0"/>
        </w:rPr>
        <w:t xml:space="preserve">Software and Infrastructure (4.65 FTE/year)</w:t>
        <w:br w:type="textWrapping"/>
      </w:r>
    </w:p>
    <w:p w:rsidR="00000000" w:rsidDel="00000000" w:rsidP="00000000" w:rsidRDefault="00000000" w:rsidRPr="00000000" w14:paraId="00000076">
      <w:pPr>
        <w:numPr>
          <w:ilvl w:val="1"/>
          <w:numId w:val="3"/>
        </w:numPr>
        <w:spacing w:after="0" w:afterAutospacing="0" w:before="0" w:beforeAutospacing="0" w:lineRule="auto"/>
        <w:ind w:left="1440" w:hanging="360"/>
        <w:rPr>
          <w:rFonts w:ascii="q_5" w:cs="q_5" w:eastAsia="q_5" w:hAnsi="q_5"/>
          <w:sz w:val="22"/>
          <w:szCs w:val="22"/>
        </w:rPr>
      </w:pPr>
      <w:r w:rsidDel="00000000" w:rsidR="00000000" w:rsidRPr="00000000">
        <w:rPr>
          <w:rFonts w:ascii="q_5" w:cs="q_5" w:eastAsia="q_5" w:hAnsi="q_5"/>
          <w:sz w:val="22"/>
          <w:szCs w:val="22"/>
          <w:rtl w:val="0"/>
        </w:rPr>
        <w:t xml:space="preserve">Heladia Salgado (Project Manager, 1.0 FTE)</w:t>
        <w:br w:type="textWrapping"/>
      </w:r>
    </w:p>
    <w:p w:rsidR="00000000" w:rsidDel="00000000" w:rsidP="00000000" w:rsidRDefault="00000000" w:rsidRPr="00000000" w14:paraId="00000077">
      <w:pPr>
        <w:numPr>
          <w:ilvl w:val="1"/>
          <w:numId w:val="3"/>
        </w:numPr>
        <w:spacing w:after="0" w:afterAutospacing="0" w:before="0" w:beforeAutospacing="0" w:lineRule="auto"/>
        <w:ind w:left="1440" w:hanging="360"/>
        <w:rPr>
          <w:rFonts w:ascii="q_5" w:cs="q_5" w:eastAsia="q_5" w:hAnsi="q_5"/>
          <w:sz w:val="22"/>
          <w:szCs w:val="22"/>
        </w:rPr>
      </w:pPr>
      <w:r w:rsidDel="00000000" w:rsidR="00000000" w:rsidRPr="00000000">
        <w:rPr>
          <w:rFonts w:ascii="q_5" w:cs="q_5" w:eastAsia="q_5" w:hAnsi="q_5"/>
          <w:sz w:val="22"/>
          <w:szCs w:val="22"/>
          <w:rtl w:val="0"/>
        </w:rPr>
        <w:t xml:space="preserve">Gabriel Alarcón-Carranza (Web Developer, 1.0 FTE)</w:t>
        <w:br w:type="textWrapping"/>
      </w:r>
    </w:p>
    <w:p w:rsidR="00000000" w:rsidDel="00000000" w:rsidP="00000000" w:rsidRDefault="00000000" w:rsidRPr="00000000" w14:paraId="00000078">
      <w:pPr>
        <w:numPr>
          <w:ilvl w:val="1"/>
          <w:numId w:val="3"/>
        </w:numPr>
        <w:spacing w:after="0" w:afterAutospacing="0" w:before="0" w:beforeAutospacing="0" w:lineRule="auto"/>
        <w:ind w:left="1440" w:hanging="360"/>
        <w:rPr>
          <w:rFonts w:ascii="q_5" w:cs="q_5" w:eastAsia="q_5" w:hAnsi="q_5"/>
          <w:sz w:val="22"/>
          <w:szCs w:val="22"/>
        </w:rPr>
      </w:pPr>
      <w:r w:rsidDel="00000000" w:rsidR="00000000" w:rsidRPr="00000000">
        <w:rPr>
          <w:rFonts w:ascii="q_5" w:cs="q_5" w:eastAsia="q_5" w:hAnsi="q_5"/>
          <w:sz w:val="22"/>
          <w:szCs w:val="22"/>
          <w:rtl w:val="0"/>
        </w:rPr>
        <w:t xml:space="preserve">Andrés G. López-Almazo (Datamarts &amp; Web Services, 1.0 FTE)</w:t>
        <w:br w:type="textWrapping"/>
      </w:r>
    </w:p>
    <w:p w:rsidR="00000000" w:rsidDel="00000000" w:rsidP="00000000" w:rsidRDefault="00000000" w:rsidRPr="00000000" w14:paraId="00000079">
      <w:pPr>
        <w:numPr>
          <w:ilvl w:val="1"/>
          <w:numId w:val="3"/>
        </w:numPr>
        <w:spacing w:after="0" w:afterAutospacing="0" w:before="0" w:beforeAutospacing="0" w:lineRule="auto"/>
        <w:ind w:left="1440" w:hanging="360"/>
        <w:rPr>
          <w:rFonts w:ascii="q_5" w:cs="q_5" w:eastAsia="q_5" w:hAnsi="q_5"/>
          <w:sz w:val="22"/>
          <w:szCs w:val="22"/>
        </w:rPr>
      </w:pPr>
      <w:r w:rsidDel="00000000" w:rsidR="00000000" w:rsidRPr="00000000">
        <w:rPr>
          <w:rFonts w:ascii="q_5" w:cs="q_5" w:eastAsia="q_5" w:hAnsi="q_5"/>
          <w:sz w:val="22"/>
          <w:szCs w:val="22"/>
          <w:rtl w:val="0"/>
        </w:rPr>
        <w:t xml:space="preserve">Felipe Betancourt-Figueroa (Database Developer, 1.0 FTE)</w:t>
        <w:br w:type="textWrapping"/>
      </w:r>
    </w:p>
    <w:p w:rsidR="00000000" w:rsidDel="00000000" w:rsidP="00000000" w:rsidRDefault="00000000" w:rsidRPr="00000000" w14:paraId="0000007A">
      <w:pPr>
        <w:numPr>
          <w:ilvl w:val="1"/>
          <w:numId w:val="3"/>
        </w:numPr>
        <w:spacing w:after="0" w:afterAutospacing="0" w:before="0" w:beforeAutospacing="0" w:lineRule="auto"/>
        <w:ind w:left="1440" w:hanging="360"/>
        <w:rPr>
          <w:rFonts w:ascii="q_5" w:cs="q_5" w:eastAsia="q_5" w:hAnsi="q_5"/>
          <w:sz w:val="22"/>
          <w:szCs w:val="22"/>
        </w:rPr>
      </w:pPr>
      <w:r w:rsidDel="00000000" w:rsidR="00000000" w:rsidRPr="00000000">
        <w:rPr>
          <w:rFonts w:ascii="q_5" w:cs="q_5" w:eastAsia="q_5" w:hAnsi="q_5"/>
          <w:sz w:val="22"/>
          <w:szCs w:val="22"/>
          <w:rtl w:val="0"/>
        </w:rPr>
        <w:t xml:space="preserve">Shirley Alquicira Hernández (FAIR data and software, 0.3 FTE)</w:t>
        <w:br w:type="textWrapping"/>
      </w:r>
    </w:p>
    <w:p w:rsidR="00000000" w:rsidDel="00000000" w:rsidP="00000000" w:rsidRDefault="00000000" w:rsidRPr="00000000" w14:paraId="0000007B">
      <w:pPr>
        <w:numPr>
          <w:ilvl w:val="1"/>
          <w:numId w:val="3"/>
        </w:numPr>
        <w:spacing w:after="0" w:afterAutospacing="0" w:before="0" w:beforeAutospacing="0" w:lineRule="auto"/>
        <w:ind w:left="1440" w:hanging="360"/>
        <w:rPr>
          <w:rFonts w:ascii="q_5" w:cs="q_5" w:eastAsia="q_5" w:hAnsi="q_5"/>
          <w:sz w:val="22"/>
          <w:szCs w:val="22"/>
        </w:rPr>
      </w:pPr>
      <w:r w:rsidDel="00000000" w:rsidR="00000000" w:rsidRPr="00000000">
        <w:rPr>
          <w:rFonts w:ascii="q_5" w:cs="q_5" w:eastAsia="q_5" w:hAnsi="q_5"/>
          <w:sz w:val="22"/>
          <w:szCs w:val="22"/>
          <w:rtl w:val="0"/>
        </w:rPr>
        <w:t xml:space="preserve">Víctor del Moral Chávez (IT Infrastructure Manager, 0.15 FTE)</w:t>
        <w:br w:type="textWrapping"/>
      </w:r>
    </w:p>
    <w:p w:rsidR="00000000" w:rsidDel="00000000" w:rsidP="00000000" w:rsidRDefault="00000000" w:rsidRPr="00000000" w14:paraId="0000007C">
      <w:pPr>
        <w:numPr>
          <w:ilvl w:val="1"/>
          <w:numId w:val="3"/>
        </w:numPr>
        <w:spacing w:after="240" w:before="0" w:beforeAutospacing="0" w:lineRule="auto"/>
        <w:ind w:left="1440" w:hanging="360"/>
        <w:rPr>
          <w:rFonts w:ascii="q_5" w:cs="q_5" w:eastAsia="q_5" w:hAnsi="q_5"/>
          <w:sz w:val="22"/>
          <w:szCs w:val="22"/>
        </w:rPr>
      </w:pPr>
      <w:r w:rsidDel="00000000" w:rsidR="00000000" w:rsidRPr="00000000">
        <w:rPr>
          <w:rFonts w:ascii="q_5" w:cs="q_5" w:eastAsia="q_5" w:hAnsi="q_5"/>
          <w:sz w:val="22"/>
          <w:szCs w:val="22"/>
          <w:rtl w:val="0"/>
        </w:rPr>
        <w:t xml:space="preserve">César Bonavides Martínez (IT Assistant, 0.2 FTE)</w:t>
        <w:br w:type="textWrapping"/>
      </w:r>
    </w:p>
    <w:p w:rsidR="00000000" w:rsidDel="00000000" w:rsidP="00000000" w:rsidRDefault="00000000" w:rsidRPr="00000000" w14:paraId="0000007D">
      <w:pPr>
        <w:spacing w:after="240" w:before="240" w:lineRule="auto"/>
        <w:rPr>
          <w:rFonts w:ascii="q_5" w:cs="q_5" w:eastAsia="q_5" w:hAnsi="q_5"/>
          <w:sz w:val="22"/>
          <w:szCs w:val="22"/>
        </w:rPr>
      </w:pPr>
      <w:r w:rsidDel="00000000" w:rsidR="00000000" w:rsidRPr="00000000">
        <w:rPr>
          <w:rFonts w:ascii="q_5" w:cs="q_5" w:eastAsia="q_5" w:hAnsi="q_5"/>
          <w:sz w:val="22"/>
          <w:szCs w:val="22"/>
          <w:rtl w:val="0"/>
        </w:rPr>
        <w:t xml:space="preserve">This team structure has enabled continuous and consistent development, curation, and maintenance of the database, with strong integration of open science practices.</w:t>
      </w:r>
    </w:p>
    <w:p w:rsidR="00000000" w:rsidDel="00000000" w:rsidP="00000000" w:rsidRDefault="00000000" w:rsidRPr="00000000" w14:paraId="0000007E">
      <w:pPr>
        <w:rPr>
          <w:rFonts w:ascii="q_5" w:cs="q_5" w:eastAsia="q_5" w:hAnsi="q_5"/>
          <w:sz w:val="22"/>
          <w:szCs w:val="22"/>
        </w:rPr>
      </w:pPr>
      <w:r w:rsidDel="00000000" w:rsidR="00000000" w:rsidRPr="00000000">
        <w:rPr>
          <w:rtl w:val="0"/>
        </w:rPr>
      </w:r>
    </w:p>
    <w:p w:rsidR="00000000" w:rsidDel="00000000" w:rsidP="00000000" w:rsidRDefault="00000000" w:rsidRPr="00000000" w14:paraId="0000007F">
      <w:pPr>
        <w:rPr>
          <w:rFonts w:ascii="q_5" w:cs="q_5" w:eastAsia="q_5" w:hAnsi="q_5"/>
          <w:sz w:val="22"/>
          <w:szCs w:val="22"/>
        </w:rPr>
      </w:pPr>
      <w:r w:rsidDel="00000000" w:rsidR="00000000" w:rsidRPr="00000000">
        <w:rPr>
          <w:rtl w:val="0"/>
        </w:rPr>
      </w:r>
    </w:p>
    <w:p w:rsidR="00000000" w:rsidDel="00000000" w:rsidP="00000000" w:rsidRDefault="00000000" w:rsidRPr="00000000" w14:paraId="00000080">
      <w:pPr>
        <w:rPr>
          <w:rFonts w:ascii="q_5" w:cs="q_5" w:eastAsia="q_5" w:hAnsi="q_5"/>
          <w:color w:val="29477e"/>
          <w:sz w:val="28"/>
          <w:szCs w:val="28"/>
        </w:rPr>
      </w:pPr>
      <w:r w:rsidDel="00000000" w:rsidR="00000000" w:rsidRPr="00000000">
        <w:rPr>
          <w:rFonts w:ascii="q_5" w:cs="q_5" w:eastAsia="q_5" w:hAnsi="q_5"/>
          <w:color w:val="29477e"/>
          <w:sz w:val="28"/>
          <w:szCs w:val="28"/>
          <w:rtl w:val="0"/>
        </w:rPr>
        <w:t xml:space="preserve">2. Community</w:t>
      </w:r>
    </w:p>
    <w:p w:rsidR="00000000" w:rsidDel="00000000" w:rsidP="00000000" w:rsidRDefault="00000000" w:rsidRPr="00000000" w14:paraId="00000081">
      <w:pPr>
        <w:rPr>
          <w:rFonts w:ascii="q_5" w:cs="q_5" w:eastAsia="q_5" w:hAnsi="q_5"/>
          <w:color w:val="000000"/>
        </w:rPr>
      </w:pPr>
      <w:r w:rsidDel="00000000" w:rsidR="00000000" w:rsidRPr="00000000">
        <w:rPr>
          <w:rtl w:val="0"/>
        </w:rPr>
      </w:r>
    </w:p>
    <w:p w:rsidR="00000000" w:rsidDel="00000000" w:rsidP="00000000" w:rsidRDefault="00000000" w:rsidRPr="00000000" w14:paraId="00000082">
      <w:pPr>
        <w:rPr>
          <w:rFonts w:ascii="q_5" w:cs="q_5" w:eastAsia="q_5" w:hAnsi="q_5"/>
          <w:b w:val="1"/>
          <w:bCs w:val="1"/>
          <w:color w:val="000000"/>
        </w:rPr>
      </w:pPr>
      <w:r w:rsidDel="00000000" w:rsidR="00000000" w:rsidRPr="00000000">
        <w:rPr>
          <w:rFonts w:ascii="q_5" w:cs="q_5" w:eastAsia="q_5" w:hAnsi="q_5"/>
          <w:b w:val="1"/>
          <w:bCs w:val="1"/>
          <w:color w:val="000000"/>
          <w:rtl w:val="0"/>
        </w:rPr>
        <w:t xml:space="preserve">2a. Biodata resource usage - quantitative data</w:t>
      </w:r>
    </w:p>
    <w:p w:rsidR="00000000" w:rsidDel="00000000" w:rsidP="00000000" w:rsidRDefault="00000000" w:rsidRPr="00000000" w14:paraId="00000083">
      <w:pPr>
        <w:rPr>
          <w:rFonts w:ascii="q_5" w:cs="q_5" w:eastAsia="q_5" w:hAnsi="q_5"/>
          <w:color w:val="000000"/>
          <w:sz w:val="22"/>
          <w:szCs w:val="22"/>
        </w:rPr>
      </w:pPr>
      <w:r w:rsidDel="00000000" w:rsidR="00000000" w:rsidRPr="00000000">
        <w:rPr>
          <w:rFonts w:ascii="q_5" w:cs="q_5" w:eastAsia="q_5" w:hAnsi="q_5"/>
          <w:color w:val="000000"/>
          <w:sz w:val="22"/>
          <w:szCs w:val="22"/>
          <w:rtl w:val="0"/>
        </w:rPr>
        <w:t xml:space="preserve">This section concerns the usage of the data resource over the last 3 years.</w:t>
      </w:r>
    </w:p>
    <w:p w:rsidR="00000000" w:rsidDel="00000000" w:rsidP="00000000" w:rsidRDefault="00000000" w:rsidRPr="00000000" w14:paraId="00000084">
      <w:pPr>
        <w:rPr>
          <w:rFonts w:ascii="q_5" w:cs="q_5" w:eastAsia="q_5" w:hAnsi="q_5"/>
          <w:color w:val="000000"/>
          <w:sz w:val="22"/>
          <w:szCs w:val="22"/>
        </w:rPr>
      </w:pPr>
      <w:r w:rsidDel="00000000" w:rsidR="00000000" w:rsidRPr="00000000">
        <w:rPr>
          <w:rFonts w:ascii="q_5" w:cs="q_5" w:eastAsia="q_5" w:hAnsi="q_5"/>
          <w:color w:val="000000"/>
          <w:sz w:val="22"/>
          <w:szCs w:val="22"/>
          <w:rtl w:val="0"/>
        </w:rPr>
        <w:t xml:space="preserve">Please complete all Tables that apply for the data resource - it is expected that most data resources will supply figures for Table 2a.n (web analytics) or Table 2a.n (log analytics) but not both.</w:t>
      </w:r>
    </w:p>
    <w:p w:rsidR="00000000" w:rsidDel="00000000" w:rsidP="00000000" w:rsidRDefault="00000000" w:rsidRPr="00000000" w14:paraId="00000085">
      <w:pPr>
        <w:rPr>
          <w:rFonts w:ascii="q_5" w:cs="q_5" w:eastAsia="q_5" w:hAnsi="q_5"/>
          <w:sz w:val="22"/>
          <w:szCs w:val="22"/>
        </w:rPr>
      </w:pPr>
      <w:r w:rsidDel="00000000" w:rsidR="00000000" w:rsidRPr="00000000">
        <w:rPr>
          <w:rtl w:val="0"/>
        </w:rPr>
      </w:r>
    </w:p>
    <w:p w:rsidR="00000000" w:rsidDel="00000000" w:rsidP="00000000" w:rsidRDefault="00000000" w:rsidRPr="00000000" w14:paraId="00000086">
      <w:pPr>
        <w:rPr>
          <w:rFonts w:ascii="q_5" w:cs="q_5" w:eastAsia="q_5" w:hAnsi="q_5"/>
          <w:color w:val="000000"/>
          <w:sz w:val="22"/>
          <w:szCs w:val="22"/>
        </w:rPr>
      </w:pPr>
      <w:r w:rsidDel="00000000" w:rsidR="00000000" w:rsidRPr="00000000">
        <w:rPr>
          <w:rtl w:val="0"/>
        </w:rPr>
      </w:r>
    </w:p>
    <w:p w:rsidR="00000000" w:rsidDel="00000000" w:rsidP="00000000" w:rsidRDefault="00000000" w:rsidRPr="00000000" w14:paraId="00000087">
      <w:pPr>
        <w:rPr>
          <w:rFonts w:ascii="q_5" w:cs="q_5" w:eastAsia="q_5" w:hAnsi="q_5"/>
          <w:b w:val="1"/>
          <w:bCs w:val="1"/>
          <w:color w:val="000000"/>
          <w:sz w:val="22"/>
          <w:szCs w:val="22"/>
        </w:rPr>
      </w:pPr>
      <w:r w:rsidDel="00000000" w:rsidR="00000000" w:rsidRPr="00000000">
        <w:rPr>
          <w:rFonts w:ascii="q_5" w:cs="q_5" w:eastAsia="q_5" w:hAnsi="q_5"/>
          <w:b w:val="1"/>
          <w:bCs w:val="1"/>
          <w:color w:val="000000"/>
          <w:sz w:val="22"/>
          <w:szCs w:val="22"/>
          <w:rtl w:val="0"/>
        </w:rPr>
        <w:t xml:space="preserve">2a.i: Biodata Re</w:t>
      </w:r>
      <w:r w:rsidDel="00000000" w:rsidR="00000000" w:rsidRPr="00000000">
        <w:rPr>
          <w:rFonts w:ascii="q_5" w:cs="q_5" w:eastAsia="q_5" w:hAnsi="q_5"/>
          <w:b w:val="1"/>
          <w:bCs w:val="1"/>
          <w:color w:val="000000"/>
          <w:sz w:val="22"/>
          <w:szCs w:val="22"/>
          <w:rtl w:val="0"/>
        </w:rPr>
        <w:t xml:space="preserve">source Usage</w:t>
      </w:r>
      <w:r w:rsidDel="00000000" w:rsidR="00000000" w:rsidRPr="00000000">
        <w:rPr>
          <w:rtl w:val="0"/>
        </w:rPr>
      </w:r>
    </w:p>
    <w:p w:rsidR="00000000" w:rsidDel="00000000" w:rsidP="00000000" w:rsidRDefault="00000000" w:rsidRPr="00000000" w14:paraId="00000088">
      <w:pPr>
        <w:rPr>
          <w:rFonts w:ascii="q_5" w:cs="q_5" w:eastAsia="q_5" w:hAnsi="q_5"/>
          <w:color w:val="000000"/>
          <w:sz w:val="22"/>
          <w:szCs w:val="22"/>
        </w:rPr>
      </w:pPr>
      <w:r w:rsidDel="00000000" w:rsidR="00000000" w:rsidRPr="00000000">
        <w:rPr>
          <w:rFonts w:ascii="q_5" w:cs="q_5" w:eastAsia="q_5" w:hAnsi="q_5"/>
          <w:color w:val="000000"/>
          <w:sz w:val="22"/>
          <w:szCs w:val="22"/>
          <w:rtl w:val="0"/>
        </w:rPr>
        <w:t xml:space="preserve">Access via a web browser determined using web analytics</w:t>
      </w:r>
    </w:p>
    <w:p w:rsidR="00000000" w:rsidDel="00000000" w:rsidP="00000000" w:rsidRDefault="00000000" w:rsidRPr="00000000" w14:paraId="00000089">
      <w:pPr>
        <w:rPr>
          <w:rFonts w:ascii="q_5" w:cs="q_5" w:eastAsia="q_5" w:hAnsi="q_5"/>
          <w:color w:val="000000"/>
          <w:sz w:val="22"/>
          <w:szCs w:val="22"/>
        </w:rPr>
      </w:pPr>
      <w:r w:rsidDel="00000000" w:rsidR="00000000" w:rsidRPr="00000000">
        <w:rPr>
          <w:rtl w:val="0"/>
        </w:rPr>
      </w:r>
    </w:p>
    <w:tbl>
      <w:tblPr>
        <w:tblStyle w:val="Table3"/>
        <w:tblW w:w="88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78.3695782530485"/>
        <w:gridCol w:w="1251.5936438137119"/>
        <w:gridCol w:w="1127.0525684589247"/>
        <w:gridCol w:w="1040.492104737158"/>
        <w:gridCol w:w="1040.492104737158"/>
        <w:tblGridChange w:id="0">
          <w:tblGrid>
            <w:gridCol w:w="4378.3695782530485"/>
            <w:gridCol w:w="1251.5936438137119"/>
            <w:gridCol w:w="1127.0525684589247"/>
            <w:gridCol w:w="1040.492104737158"/>
            <w:gridCol w:w="1040.492104737158"/>
          </w:tblGrid>
        </w:tblGridChange>
      </w:tblGrid>
      <w:tr>
        <w:trPr>
          <w:cantSplit w:val="0"/>
          <w:tblHeader w:val="0"/>
        </w:trPr>
        <w:tc>
          <w:tcPr/>
          <w:p w:rsidR="00000000" w:rsidDel="00000000" w:rsidP="00000000" w:rsidRDefault="00000000" w:rsidRPr="00000000" w14:paraId="0000008A">
            <w:pPr>
              <w:rPr>
                <w:rFonts w:ascii="q_5" w:cs="q_5" w:eastAsia="q_5" w:hAnsi="q_5"/>
                <w:b w:val="1"/>
                <w:bCs w:val="1"/>
                <w:sz w:val="22"/>
                <w:szCs w:val="22"/>
              </w:rPr>
            </w:pPr>
            <w:r w:rsidDel="00000000" w:rsidR="00000000" w:rsidRPr="00000000">
              <w:rPr>
                <w:rFonts w:ascii="q_5" w:cs="q_5" w:eastAsia="q_5" w:hAnsi="q_5"/>
                <w:b w:val="1"/>
                <w:bCs w:val="1"/>
                <w:sz w:val="22"/>
                <w:szCs w:val="22"/>
                <w:rtl w:val="0"/>
              </w:rPr>
              <w:t xml:space="preserve">Average monthly web traffic in…</w:t>
            </w:r>
          </w:p>
        </w:tc>
        <w:tc>
          <w:tcPr/>
          <w:p w:rsidR="00000000" w:rsidDel="00000000" w:rsidP="00000000" w:rsidRDefault="00000000" w:rsidRPr="00000000" w14:paraId="0000008B">
            <w:pPr>
              <w:rPr>
                <w:rFonts w:ascii="q_5" w:cs="q_5" w:eastAsia="q_5" w:hAnsi="q_5"/>
                <w:b w:val="1"/>
                <w:bCs w:val="1"/>
                <w:sz w:val="22"/>
                <w:szCs w:val="22"/>
              </w:rPr>
            </w:pPr>
            <w:r w:rsidDel="00000000" w:rsidR="00000000" w:rsidRPr="00000000">
              <w:rPr>
                <w:rFonts w:ascii="q_5" w:cs="q_5" w:eastAsia="q_5" w:hAnsi="q_5"/>
                <w:b w:val="1"/>
                <w:bCs w:val="1"/>
                <w:sz w:val="22"/>
                <w:szCs w:val="22"/>
                <w:rtl w:val="0"/>
              </w:rPr>
              <w:t xml:space="preserve">2022</w:t>
            </w:r>
          </w:p>
        </w:tc>
        <w:tc>
          <w:tcPr/>
          <w:p w:rsidR="00000000" w:rsidDel="00000000" w:rsidP="00000000" w:rsidRDefault="00000000" w:rsidRPr="00000000" w14:paraId="0000008C">
            <w:pPr>
              <w:rPr>
                <w:rFonts w:ascii="q_5" w:cs="q_5" w:eastAsia="q_5" w:hAnsi="q_5"/>
                <w:b w:val="1"/>
                <w:bCs w:val="1"/>
                <w:sz w:val="22"/>
                <w:szCs w:val="22"/>
              </w:rPr>
            </w:pPr>
            <w:r w:rsidDel="00000000" w:rsidR="00000000" w:rsidRPr="00000000">
              <w:rPr>
                <w:rFonts w:ascii="q_5" w:cs="q_5" w:eastAsia="q_5" w:hAnsi="q_5"/>
                <w:b w:val="1"/>
                <w:bCs w:val="1"/>
                <w:sz w:val="22"/>
                <w:szCs w:val="22"/>
                <w:rtl w:val="0"/>
              </w:rPr>
              <w:t xml:space="preserve">2023*</w:t>
            </w:r>
          </w:p>
        </w:tc>
        <w:tc>
          <w:tcPr/>
          <w:p w:rsidR="00000000" w:rsidDel="00000000" w:rsidP="00000000" w:rsidRDefault="00000000" w:rsidRPr="00000000" w14:paraId="0000008D">
            <w:pPr>
              <w:rPr>
                <w:rFonts w:ascii="q_5" w:cs="q_5" w:eastAsia="q_5" w:hAnsi="q_5"/>
                <w:b w:val="1"/>
                <w:bCs w:val="1"/>
                <w:sz w:val="22"/>
                <w:szCs w:val="22"/>
              </w:rPr>
            </w:pPr>
            <w:r w:rsidDel="00000000" w:rsidR="00000000" w:rsidRPr="00000000">
              <w:rPr>
                <w:rFonts w:ascii="q_5" w:cs="q_5" w:eastAsia="q_5" w:hAnsi="q_5"/>
                <w:b w:val="1"/>
                <w:bCs w:val="1"/>
                <w:sz w:val="22"/>
                <w:szCs w:val="22"/>
                <w:rtl w:val="0"/>
              </w:rPr>
              <w:t xml:space="preserve">2024</w:t>
            </w:r>
          </w:p>
        </w:tc>
        <w:tc>
          <w:tcPr/>
          <w:p w:rsidR="00000000" w:rsidDel="00000000" w:rsidP="00000000" w:rsidRDefault="00000000" w:rsidRPr="00000000" w14:paraId="0000008E">
            <w:pPr>
              <w:rPr>
                <w:rFonts w:ascii="q_5" w:cs="q_5" w:eastAsia="q_5" w:hAnsi="q_5"/>
                <w:b w:val="1"/>
                <w:bCs w:val="1"/>
                <w:sz w:val="22"/>
                <w:szCs w:val="22"/>
              </w:rPr>
            </w:pPr>
            <w:r w:rsidDel="00000000" w:rsidR="00000000" w:rsidRPr="00000000">
              <w:rPr>
                <w:rFonts w:ascii="q_5" w:cs="q_5" w:eastAsia="q_5" w:hAnsi="q_5"/>
                <w:b w:val="1"/>
                <w:bCs w:val="1"/>
                <w:sz w:val="22"/>
                <w:szCs w:val="22"/>
                <w:rtl w:val="0"/>
              </w:rPr>
              <w:t xml:space="preserve">2025</w:t>
            </w:r>
          </w:p>
        </w:tc>
      </w:tr>
      <w:tr>
        <w:trPr>
          <w:cantSplit w:val="0"/>
          <w:tblHeader w:val="0"/>
        </w:trPr>
        <w:tc>
          <w:tcPr/>
          <w:p w:rsidR="00000000" w:rsidDel="00000000" w:rsidP="00000000" w:rsidRDefault="00000000" w:rsidRPr="00000000" w14:paraId="0000008F">
            <w:pPr>
              <w:rPr>
                <w:rFonts w:ascii="q_5" w:cs="q_5" w:eastAsia="q_5" w:hAnsi="q_5"/>
                <w:b w:val="1"/>
                <w:bCs w:val="1"/>
                <w:sz w:val="22"/>
                <w:szCs w:val="22"/>
              </w:rPr>
            </w:pPr>
            <w:r w:rsidDel="00000000" w:rsidR="00000000" w:rsidRPr="00000000">
              <w:rPr>
                <w:rFonts w:ascii="q_5" w:cs="q_5" w:eastAsia="q_5" w:hAnsi="q_5"/>
                <w:b w:val="1"/>
                <w:bCs w:val="1"/>
                <w:sz w:val="22"/>
                <w:szCs w:val="22"/>
                <w:rtl w:val="0"/>
              </w:rPr>
              <w:t xml:space="preserve">Visits per month (sessions)</w:t>
            </w:r>
          </w:p>
        </w:tc>
        <w:tc>
          <w:tcPr/>
          <w:p w:rsidR="00000000" w:rsidDel="00000000" w:rsidP="00000000" w:rsidRDefault="00000000" w:rsidRPr="00000000" w14:paraId="00000090">
            <w:pPr>
              <w:rPr>
                <w:rFonts w:ascii="q_5" w:cs="q_5" w:eastAsia="q_5" w:hAnsi="q_5"/>
                <w:sz w:val="22"/>
                <w:szCs w:val="22"/>
              </w:rPr>
            </w:pPr>
            <w:r w:rsidDel="00000000" w:rsidR="00000000" w:rsidRPr="00000000">
              <w:rPr>
                <w:rFonts w:ascii="q_5" w:cs="q_5" w:eastAsia="q_5" w:hAnsi="q_5"/>
                <w:sz w:val="22"/>
                <w:szCs w:val="22"/>
                <w:rtl w:val="0"/>
              </w:rPr>
              <w:t xml:space="preserve">~1325</w:t>
            </w:r>
          </w:p>
        </w:tc>
        <w:tc>
          <w:tcPr/>
          <w:p w:rsidR="00000000" w:rsidDel="00000000" w:rsidP="00000000" w:rsidRDefault="00000000" w:rsidRPr="00000000" w14:paraId="00000091">
            <w:pPr>
              <w:rPr>
                <w:rFonts w:ascii="q_5" w:cs="q_5" w:eastAsia="q_5" w:hAnsi="q_5"/>
                <w:sz w:val="22"/>
                <w:szCs w:val="22"/>
              </w:rPr>
            </w:pPr>
            <w:r w:rsidDel="00000000" w:rsidR="00000000" w:rsidRPr="00000000">
              <w:rPr>
                <w:rFonts w:ascii="q_5" w:cs="q_5" w:eastAsia="q_5" w:hAnsi="q_5"/>
                <w:sz w:val="22"/>
                <w:szCs w:val="22"/>
                <w:rtl w:val="0"/>
              </w:rPr>
              <w:t xml:space="preserve">~1976</w:t>
            </w:r>
          </w:p>
        </w:tc>
        <w:tc>
          <w:tcPr/>
          <w:p w:rsidR="00000000" w:rsidDel="00000000" w:rsidP="00000000" w:rsidRDefault="00000000" w:rsidRPr="00000000" w14:paraId="00000092">
            <w:pPr>
              <w:rPr>
                <w:rFonts w:ascii="q_5" w:cs="q_5" w:eastAsia="q_5" w:hAnsi="q_5"/>
                <w:sz w:val="22"/>
                <w:szCs w:val="22"/>
              </w:rPr>
            </w:pPr>
            <w:r w:rsidDel="00000000" w:rsidR="00000000" w:rsidRPr="00000000">
              <w:rPr>
                <w:rFonts w:ascii="q_5" w:cs="q_5" w:eastAsia="q_5" w:hAnsi="q_5"/>
                <w:sz w:val="22"/>
                <w:szCs w:val="22"/>
                <w:rtl w:val="0"/>
              </w:rPr>
              <w:t xml:space="preserve">~2721</w:t>
            </w:r>
          </w:p>
        </w:tc>
        <w:tc>
          <w:tcPr/>
          <w:p w:rsidR="00000000" w:rsidDel="00000000" w:rsidP="00000000" w:rsidRDefault="00000000" w:rsidRPr="00000000" w14:paraId="00000093">
            <w:pPr>
              <w:rPr>
                <w:rFonts w:ascii="q_5" w:cs="q_5" w:eastAsia="q_5" w:hAnsi="q_5"/>
                <w:sz w:val="22"/>
                <w:szCs w:val="22"/>
              </w:rPr>
            </w:pPr>
            <w:r w:rsidDel="00000000" w:rsidR="00000000" w:rsidRPr="00000000">
              <w:rPr>
                <w:rFonts w:ascii="q_5" w:cs="q_5" w:eastAsia="q_5" w:hAnsi="q_5"/>
                <w:sz w:val="22"/>
                <w:szCs w:val="22"/>
                <w:rtl w:val="0"/>
              </w:rPr>
              <w:t xml:space="preserve">~4855</w:t>
            </w:r>
          </w:p>
        </w:tc>
      </w:tr>
      <w:tr>
        <w:trPr>
          <w:cantSplit w:val="0"/>
          <w:tblHeader w:val="0"/>
        </w:trPr>
        <w:tc>
          <w:tcPr/>
          <w:p w:rsidR="00000000" w:rsidDel="00000000" w:rsidP="00000000" w:rsidRDefault="00000000" w:rsidRPr="00000000" w14:paraId="00000094">
            <w:pPr>
              <w:rPr>
                <w:rFonts w:ascii="q_5" w:cs="q_5" w:eastAsia="q_5" w:hAnsi="q_5"/>
                <w:b w:val="1"/>
                <w:bCs w:val="1"/>
                <w:sz w:val="22"/>
                <w:szCs w:val="22"/>
              </w:rPr>
            </w:pPr>
            <w:r w:rsidDel="00000000" w:rsidR="00000000" w:rsidRPr="00000000">
              <w:rPr>
                <w:rFonts w:ascii="q_5" w:cs="q_5" w:eastAsia="q_5" w:hAnsi="q_5"/>
                <w:b w:val="1"/>
                <w:bCs w:val="1"/>
                <w:sz w:val="22"/>
                <w:szCs w:val="22"/>
                <w:rtl w:val="0"/>
              </w:rPr>
              <w:t xml:space="preserve">Unique IP addresses per month</w:t>
            </w:r>
          </w:p>
        </w:tc>
        <w:tc>
          <w:tcPr/>
          <w:p w:rsidR="00000000" w:rsidDel="00000000" w:rsidP="00000000" w:rsidRDefault="00000000" w:rsidRPr="00000000" w14:paraId="00000095">
            <w:pPr>
              <w:rPr>
                <w:rFonts w:ascii="q_5" w:cs="q_5" w:eastAsia="q_5" w:hAnsi="q_5"/>
                <w:sz w:val="22"/>
                <w:szCs w:val="22"/>
              </w:rPr>
            </w:pPr>
            <w:r w:rsidDel="00000000" w:rsidR="00000000" w:rsidRPr="00000000">
              <w:rPr>
                <w:rtl w:val="0"/>
              </w:rPr>
            </w:r>
          </w:p>
        </w:tc>
        <w:tc>
          <w:tcPr/>
          <w:p w:rsidR="00000000" w:rsidDel="00000000" w:rsidP="00000000" w:rsidRDefault="00000000" w:rsidRPr="00000000" w14:paraId="00000096">
            <w:pPr>
              <w:rPr>
                <w:rFonts w:ascii="q_5" w:cs="q_5" w:eastAsia="q_5" w:hAnsi="q_5"/>
                <w:sz w:val="22"/>
                <w:szCs w:val="22"/>
              </w:rPr>
            </w:pPr>
            <w:r w:rsidDel="00000000" w:rsidR="00000000" w:rsidRPr="00000000">
              <w:rPr>
                <w:rFonts w:ascii="q_5" w:cs="q_5" w:eastAsia="q_5" w:hAnsi="q_5"/>
                <w:sz w:val="22"/>
                <w:szCs w:val="22"/>
                <w:rtl w:val="0"/>
              </w:rPr>
              <w:t xml:space="preserve">~844</w:t>
            </w:r>
          </w:p>
        </w:tc>
        <w:tc>
          <w:tcPr/>
          <w:p w:rsidR="00000000" w:rsidDel="00000000" w:rsidP="00000000" w:rsidRDefault="00000000" w:rsidRPr="00000000" w14:paraId="00000097">
            <w:pPr>
              <w:rPr>
                <w:rFonts w:ascii="q_5" w:cs="q_5" w:eastAsia="q_5" w:hAnsi="q_5"/>
                <w:sz w:val="22"/>
                <w:szCs w:val="22"/>
              </w:rPr>
            </w:pPr>
            <w:r w:rsidDel="00000000" w:rsidR="00000000" w:rsidRPr="00000000">
              <w:rPr>
                <w:rFonts w:ascii="q_5" w:cs="q_5" w:eastAsia="q_5" w:hAnsi="q_5"/>
                <w:sz w:val="22"/>
                <w:szCs w:val="22"/>
                <w:rtl w:val="0"/>
              </w:rPr>
              <w:t xml:space="preserve">~1023</w:t>
            </w:r>
          </w:p>
        </w:tc>
        <w:tc>
          <w:tcPr/>
          <w:p w:rsidR="00000000" w:rsidDel="00000000" w:rsidP="00000000" w:rsidRDefault="00000000" w:rsidRPr="00000000" w14:paraId="00000098">
            <w:pPr>
              <w:rPr>
                <w:rFonts w:ascii="q_5" w:cs="q_5" w:eastAsia="q_5" w:hAnsi="q_5"/>
                <w:sz w:val="22"/>
                <w:szCs w:val="22"/>
              </w:rPr>
            </w:pPr>
            <w:r w:rsidDel="00000000" w:rsidR="00000000" w:rsidRPr="00000000">
              <w:rPr>
                <w:rFonts w:ascii="q_5" w:cs="q_5" w:eastAsia="q_5" w:hAnsi="q_5"/>
                <w:sz w:val="22"/>
                <w:szCs w:val="22"/>
                <w:rtl w:val="0"/>
              </w:rPr>
              <w:t xml:space="preserve">~2918</w:t>
            </w:r>
          </w:p>
        </w:tc>
      </w:tr>
      <w:tr>
        <w:trPr>
          <w:cantSplit w:val="0"/>
          <w:tblHeader w:val="0"/>
        </w:trPr>
        <w:tc>
          <w:tcPr/>
          <w:p w:rsidR="00000000" w:rsidDel="00000000" w:rsidP="00000000" w:rsidRDefault="00000000" w:rsidRPr="00000000" w14:paraId="00000099">
            <w:pPr>
              <w:rPr>
                <w:rFonts w:ascii="q_5" w:cs="q_5" w:eastAsia="q_5" w:hAnsi="q_5"/>
                <w:b w:val="1"/>
                <w:bCs w:val="1"/>
                <w:sz w:val="22"/>
                <w:szCs w:val="22"/>
              </w:rPr>
            </w:pPr>
            <w:r w:rsidDel="00000000" w:rsidR="00000000" w:rsidRPr="00000000">
              <w:rPr>
                <w:rFonts w:ascii="q_5" w:cs="q_5" w:eastAsia="q_5" w:hAnsi="q_5"/>
                <w:b w:val="1"/>
                <w:bCs w:val="1"/>
                <w:sz w:val="22"/>
                <w:szCs w:val="22"/>
                <w:rtl w:val="0"/>
              </w:rPr>
              <w:t xml:space="preserve">Page views per month</w:t>
            </w:r>
          </w:p>
        </w:tc>
        <w:tc>
          <w:tcPr/>
          <w:p w:rsidR="00000000" w:rsidDel="00000000" w:rsidP="00000000" w:rsidRDefault="00000000" w:rsidRPr="00000000" w14:paraId="0000009A">
            <w:pPr>
              <w:rPr>
                <w:rFonts w:ascii="q_5" w:cs="q_5" w:eastAsia="q_5" w:hAnsi="q_5"/>
                <w:sz w:val="22"/>
                <w:szCs w:val="22"/>
              </w:rPr>
            </w:pPr>
            <w:r w:rsidDel="00000000" w:rsidR="00000000" w:rsidRPr="00000000">
              <w:rPr>
                <w:rtl w:val="0"/>
              </w:rPr>
            </w:r>
          </w:p>
        </w:tc>
        <w:tc>
          <w:tcPr/>
          <w:p w:rsidR="00000000" w:rsidDel="00000000" w:rsidP="00000000" w:rsidRDefault="00000000" w:rsidRPr="00000000" w14:paraId="0000009B">
            <w:pPr>
              <w:rPr>
                <w:rFonts w:ascii="q_5" w:cs="q_5" w:eastAsia="q_5" w:hAnsi="q_5"/>
                <w:sz w:val="22"/>
                <w:szCs w:val="22"/>
              </w:rPr>
            </w:pPr>
            <w:r w:rsidDel="00000000" w:rsidR="00000000" w:rsidRPr="00000000">
              <w:rPr>
                <w:rFonts w:ascii="q_5" w:cs="q_5" w:eastAsia="q_5" w:hAnsi="q_5"/>
                <w:sz w:val="22"/>
                <w:szCs w:val="22"/>
                <w:rtl w:val="0"/>
              </w:rPr>
              <w:t xml:space="preserve">~2908</w:t>
            </w:r>
          </w:p>
        </w:tc>
        <w:tc>
          <w:tcPr/>
          <w:p w:rsidR="00000000" w:rsidDel="00000000" w:rsidP="00000000" w:rsidRDefault="00000000" w:rsidRPr="00000000" w14:paraId="0000009C">
            <w:pPr>
              <w:rPr>
                <w:rFonts w:ascii="q_5" w:cs="q_5" w:eastAsia="q_5" w:hAnsi="q_5"/>
                <w:sz w:val="22"/>
                <w:szCs w:val="22"/>
              </w:rPr>
            </w:pPr>
            <w:r w:rsidDel="00000000" w:rsidR="00000000" w:rsidRPr="00000000">
              <w:rPr>
                <w:rFonts w:ascii="q_5" w:cs="q_5" w:eastAsia="q_5" w:hAnsi="q_5"/>
                <w:sz w:val="22"/>
                <w:szCs w:val="22"/>
                <w:rtl w:val="0"/>
              </w:rPr>
              <w:t xml:space="preserve">~3820</w:t>
            </w:r>
          </w:p>
        </w:tc>
        <w:tc>
          <w:tcPr/>
          <w:p w:rsidR="00000000" w:rsidDel="00000000" w:rsidP="00000000" w:rsidRDefault="00000000" w:rsidRPr="00000000" w14:paraId="0000009D">
            <w:pPr>
              <w:rPr>
                <w:rFonts w:ascii="q_5" w:cs="q_5" w:eastAsia="q_5" w:hAnsi="q_5"/>
                <w:sz w:val="22"/>
                <w:szCs w:val="22"/>
              </w:rPr>
            </w:pPr>
            <w:r w:rsidDel="00000000" w:rsidR="00000000" w:rsidRPr="00000000">
              <w:rPr>
                <w:rFonts w:ascii="q_5" w:cs="q_5" w:eastAsia="q_5" w:hAnsi="q_5"/>
                <w:sz w:val="22"/>
                <w:szCs w:val="22"/>
                <w:rtl w:val="0"/>
              </w:rPr>
              <w:t xml:space="preserve">~7298</w:t>
            </w:r>
          </w:p>
        </w:tc>
      </w:tr>
      <w:tr>
        <w:trPr>
          <w:cantSplit w:val="0"/>
          <w:trHeight w:val="220" w:hRule="atLeast"/>
          <w:tblHeader w:val="0"/>
        </w:trPr>
        <w:tc>
          <w:tcPr>
            <w:gridSpan w:val="5"/>
          </w:tcPr>
          <w:p w:rsidR="00000000" w:rsidDel="00000000" w:rsidP="00000000" w:rsidRDefault="00000000" w:rsidRPr="00000000" w14:paraId="0000009E">
            <w:pPr>
              <w:rPr>
                <w:rFonts w:ascii="q_5" w:cs="q_5" w:eastAsia="q_5" w:hAnsi="q_5"/>
                <w:sz w:val="22"/>
                <w:szCs w:val="22"/>
              </w:rPr>
            </w:pPr>
            <w:r w:rsidDel="00000000" w:rsidR="00000000" w:rsidRPr="00000000">
              <w:rPr>
                <w:rFonts w:ascii="q_5" w:cs="q_5" w:eastAsia="q_5" w:hAnsi="q_5"/>
                <w:sz w:val="22"/>
                <w:szCs w:val="22"/>
                <w:rtl w:val="0"/>
              </w:rPr>
              <w:t xml:space="preserve">Please state the technology used to determine these counts: Google Analytics (*Data of 3 months since RegulonDB v12.0 release in 2023)</w:t>
            </w:r>
          </w:p>
        </w:tc>
      </w:tr>
    </w:tbl>
    <w:p w:rsidR="00000000" w:rsidDel="00000000" w:rsidP="00000000" w:rsidRDefault="00000000" w:rsidRPr="00000000" w14:paraId="000000A3">
      <w:pPr>
        <w:rPr>
          <w:rFonts w:ascii="q_5" w:cs="q_5" w:eastAsia="q_5" w:hAnsi="q_5"/>
          <w:sz w:val="22"/>
          <w:szCs w:val="22"/>
        </w:rPr>
      </w:pPr>
      <w:r w:rsidDel="00000000" w:rsidR="00000000" w:rsidRPr="00000000">
        <w:rPr>
          <w:rtl w:val="0"/>
        </w:rPr>
      </w:r>
    </w:p>
    <w:p w:rsidR="00000000" w:rsidDel="00000000" w:rsidP="00000000" w:rsidRDefault="00000000" w:rsidRPr="00000000" w14:paraId="000000A4">
      <w:pPr>
        <w:rPr>
          <w:rFonts w:ascii="q_5" w:cs="q_5" w:eastAsia="q_5" w:hAnsi="q_5"/>
          <w:sz w:val="22"/>
          <w:szCs w:val="22"/>
        </w:rPr>
      </w:pPr>
      <w:r w:rsidDel="00000000" w:rsidR="00000000" w:rsidRPr="00000000">
        <w:rPr>
          <w:rtl w:val="0"/>
        </w:rPr>
      </w:r>
    </w:p>
    <w:p w:rsidR="00000000" w:rsidDel="00000000" w:rsidP="00000000" w:rsidRDefault="00000000" w:rsidRPr="00000000" w14:paraId="000000A5">
      <w:pPr>
        <w:rPr>
          <w:rFonts w:ascii="q_5" w:cs="q_5" w:eastAsia="q_5" w:hAnsi="q_5"/>
          <w:b w:val="1"/>
          <w:bCs w:val="1"/>
          <w:sz w:val="22"/>
          <w:szCs w:val="22"/>
        </w:rPr>
      </w:pPr>
      <w:r w:rsidDel="00000000" w:rsidR="00000000" w:rsidRPr="00000000">
        <w:rPr>
          <w:rFonts w:ascii="q_5" w:cs="q_5" w:eastAsia="q_5" w:hAnsi="q_5"/>
          <w:b w:val="1"/>
          <w:bCs w:val="1"/>
          <w:sz w:val="22"/>
          <w:szCs w:val="22"/>
          <w:rtl w:val="0"/>
        </w:rPr>
        <w:t xml:space="preserve">2a.ii: Biodata Res</w:t>
      </w:r>
      <w:sdt>
        <w:sdtPr>
          <w:id w:val="-1276739126"/>
          <w:tag w:val="goog_rdk_25"/>
        </w:sdtPr>
        <w:sdtContent>
          <w:commentRangeStart w:id="1"/>
        </w:sdtContent>
      </w:sdt>
      <w:r w:rsidDel="00000000" w:rsidR="00000000" w:rsidRPr="00000000">
        <w:rPr>
          <w:rFonts w:ascii="q_5" w:cs="q_5" w:eastAsia="q_5" w:hAnsi="q_5"/>
          <w:b w:val="1"/>
          <w:bCs w:val="1"/>
          <w:sz w:val="22"/>
          <w:szCs w:val="22"/>
          <w:rtl w:val="0"/>
        </w:rPr>
        <w:t xml:space="preserve">ource Usage</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A6">
      <w:pPr>
        <w:rPr>
          <w:rFonts w:ascii="q_5" w:cs="q_5" w:eastAsia="q_5" w:hAnsi="q_5"/>
          <w:sz w:val="22"/>
          <w:szCs w:val="22"/>
        </w:rPr>
      </w:pPr>
      <w:r w:rsidDel="00000000" w:rsidR="00000000" w:rsidRPr="00000000">
        <w:rPr>
          <w:rFonts w:ascii="q_5" w:cs="q_5" w:eastAsia="q_5" w:hAnsi="q_5"/>
          <w:sz w:val="22"/>
          <w:szCs w:val="22"/>
          <w:rtl w:val="0"/>
        </w:rPr>
        <w:t xml:space="preserve">Access via a web browser determined using log analytics</w:t>
      </w:r>
    </w:p>
    <w:p w:rsidR="00000000" w:rsidDel="00000000" w:rsidP="00000000" w:rsidRDefault="00000000" w:rsidRPr="00000000" w14:paraId="000000A7">
      <w:pPr>
        <w:rPr>
          <w:rFonts w:ascii="q_5" w:cs="q_5" w:eastAsia="q_5" w:hAnsi="q_5"/>
          <w:sz w:val="22"/>
          <w:szCs w:val="22"/>
        </w:rPr>
      </w:pPr>
      <w:r w:rsidDel="00000000" w:rsidR="00000000" w:rsidRPr="00000000">
        <w:rPr>
          <w:rtl w:val="0"/>
        </w:rPr>
      </w:r>
    </w:p>
    <w:tbl>
      <w:tblPr>
        <w:tblStyle w:val="Table4"/>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57"/>
        <w:gridCol w:w="1417"/>
        <w:gridCol w:w="1276"/>
        <w:gridCol w:w="1178"/>
        <w:tblGridChange w:id="0">
          <w:tblGrid>
            <w:gridCol w:w="4957"/>
            <w:gridCol w:w="1417"/>
            <w:gridCol w:w="1276"/>
            <w:gridCol w:w="1178"/>
          </w:tblGrid>
        </w:tblGridChange>
      </w:tblGrid>
      <w:tr>
        <w:trPr>
          <w:cantSplit w:val="0"/>
          <w:tblHeader w:val="0"/>
        </w:trPr>
        <w:tc>
          <w:tcPr/>
          <w:p w:rsidR="00000000" w:rsidDel="00000000" w:rsidP="00000000" w:rsidRDefault="00000000" w:rsidRPr="00000000" w14:paraId="000000A8">
            <w:pPr>
              <w:rPr>
                <w:rFonts w:ascii="q_5" w:cs="q_5" w:eastAsia="q_5" w:hAnsi="q_5"/>
                <w:b w:val="1"/>
                <w:bCs w:val="1"/>
                <w:sz w:val="22"/>
                <w:szCs w:val="22"/>
              </w:rPr>
            </w:pPr>
            <w:r w:rsidDel="00000000" w:rsidR="00000000" w:rsidRPr="00000000">
              <w:rPr>
                <w:rFonts w:ascii="q_5" w:cs="q_5" w:eastAsia="q_5" w:hAnsi="q_5"/>
                <w:b w:val="1"/>
                <w:bCs w:val="1"/>
                <w:sz w:val="22"/>
                <w:szCs w:val="22"/>
                <w:rtl w:val="0"/>
              </w:rPr>
              <w:t xml:space="preserve">Average monthly web traffic in…</w:t>
            </w:r>
          </w:p>
        </w:tc>
        <w:tc>
          <w:tcPr/>
          <w:p w:rsidR="00000000" w:rsidDel="00000000" w:rsidP="00000000" w:rsidRDefault="00000000" w:rsidRPr="00000000" w14:paraId="000000A9">
            <w:pPr>
              <w:rPr>
                <w:rFonts w:ascii="q_5" w:cs="q_5" w:eastAsia="q_5" w:hAnsi="q_5"/>
                <w:b w:val="1"/>
                <w:bCs w:val="1"/>
                <w:sz w:val="22"/>
                <w:szCs w:val="22"/>
              </w:rPr>
            </w:pPr>
            <w:r w:rsidDel="00000000" w:rsidR="00000000" w:rsidRPr="00000000">
              <w:rPr>
                <w:rFonts w:ascii="q_5" w:cs="q_5" w:eastAsia="q_5" w:hAnsi="q_5"/>
                <w:b w:val="1"/>
                <w:bCs w:val="1"/>
                <w:sz w:val="22"/>
                <w:szCs w:val="22"/>
                <w:rtl w:val="0"/>
              </w:rPr>
              <w:t xml:space="preserve">2022</w:t>
            </w:r>
          </w:p>
        </w:tc>
        <w:tc>
          <w:tcPr/>
          <w:p w:rsidR="00000000" w:rsidDel="00000000" w:rsidP="00000000" w:rsidRDefault="00000000" w:rsidRPr="00000000" w14:paraId="000000AA">
            <w:pPr>
              <w:rPr>
                <w:rFonts w:ascii="q_5" w:cs="q_5" w:eastAsia="q_5" w:hAnsi="q_5"/>
                <w:b w:val="1"/>
                <w:bCs w:val="1"/>
                <w:sz w:val="22"/>
                <w:szCs w:val="22"/>
              </w:rPr>
            </w:pPr>
            <w:r w:rsidDel="00000000" w:rsidR="00000000" w:rsidRPr="00000000">
              <w:rPr>
                <w:rFonts w:ascii="q_5" w:cs="q_5" w:eastAsia="q_5" w:hAnsi="q_5"/>
                <w:b w:val="1"/>
                <w:bCs w:val="1"/>
                <w:sz w:val="22"/>
                <w:szCs w:val="22"/>
                <w:rtl w:val="0"/>
              </w:rPr>
              <w:t xml:space="preserve">2023</w:t>
            </w:r>
          </w:p>
        </w:tc>
        <w:tc>
          <w:tcPr/>
          <w:p w:rsidR="00000000" w:rsidDel="00000000" w:rsidP="00000000" w:rsidRDefault="00000000" w:rsidRPr="00000000" w14:paraId="000000AB">
            <w:pPr>
              <w:rPr>
                <w:rFonts w:ascii="q_5" w:cs="q_5" w:eastAsia="q_5" w:hAnsi="q_5"/>
                <w:b w:val="1"/>
                <w:bCs w:val="1"/>
                <w:sz w:val="22"/>
                <w:szCs w:val="22"/>
              </w:rPr>
            </w:pPr>
            <w:r w:rsidDel="00000000" w:rsidR="00000000" w:rsidRPr="00000000">
              <w:rPr>
                <w:rFonts w:ascii="q_5" w:cs="q_5" w:eastAsia="q_5" w:hAnsi="q_5"/>
                <w:b w:val="1"/>
                <w:bCs w:val="1"/>
                <w:sz w:val="22"/>
                <w:szCs w:val="22"/>
                <w:rtl w:val="0"/>
              </w:rPr>
              <w:t xml:space="preserve">2024</w:t>
            </w:r>
          </w:p>
        </w:tc>
      </w:tr>
      <w:tr>
        <w:trPr>
          <w:cantSplit w:val="0"/>
          <w:tblHeader w:val="0"/>
        </w:trPr>
        <w:tc>
          <w:tcPr/>
          <w:p w:rsidR="00000000" w:rsidDel="00000000" w:rsidP="00000000" w:rsidRDefault="00000000" w:rsidRPr="00000000" w14:paraId="000000AC">
            <w:pPr>
              <w:rPr>
                <w:rFonts w:ascii="q_5" w:cs="q_5" w:eastAsia="q_5" w:hAnsi="q_5"/>
                <w:b w:val="1"/>
                <w:bCs w:val="1"/>
                <w:sz w:val="22"/>
                <w:szCs w:val="22"/>
              </w:rPr>
            </w:pPr>
            <w:r w:rsidDel="00000000" w:rsidR="00000000" w:rsidRPr="00000000">
              <w:rPr>
                <w:rFonts w:ascii="q_5" w:cs="q_5" w:eastAsia="q_5" w:hAnsi="q_5"/>
                <w:b w:val="1"/>
                <w:bCs w:val="1"/>
                <w:sz w:val="22"/>
                <w:szCs w:val="22"/>
                <w:rtl w:val="0"/>
              </w:rPr>
              <w:t xml:space="preserve">Unique IP addresses per month</w:t>
            </w:r>
          </w:p>
        </w:tc>
        <w:tc>
          <w:tcPr/>
          <w:p w:rsidR="00000000" w:rsidDel="00000000" w:rsidP="00000000" w:rsidRDefault="00000000" w:rsidRPr="00000000" w14:paraId="000000AD">
            <w:pPr>
              <w:rPr>
                <w:rFonts w:ascii="q_5" w:cs="q_5" w:eastAsia="q_5" w:hAnsi="q_5"/>
                <w:sz w:val="22"/>
                <w:szCs w:val="22"/>
              </w:rPr>
            </w:pPr>
            <w:r w:rsidDel="00000000" w:rsidR="00000000" w:rsidRPr="00000000">
              <w:rPr>
                <w:rtl w:val="0"/>
              </w:rPr>
            </w:r>
          </w:p>
        </w:tc>
        <w:tc>
          <w:tcPr/>
          <w:p w:rsidR="00000000" w:rsidDel="00000000" w:rsidP="00000000" w:rsidRDefault="00000000" w:rsidRPr="00000000" w14:paraId="000000AE">
            <w:pPr>
              <w:rPr>
                <w:rFonts w:ascii="q_5" w:cs="q_5" w:eastAsia="q_5" w:hAnsi="q_5"/>
                <w:sz w:val="22"/>
                <w:szCs w:val="22"/>
              </w:rPr>
            </w:pPr>
            <w:r w:rsidDel="00000000" w:rsidR="00000000" w:rsidRPr="00000000">
              <w:rPr>
                <w:rtl w:val="0"/>
              </w:rPr>
            </w:r>
          </w:p>
        </w:tc>
        <w:tc>
          <w:tcPr/>
          <w:p w:rsidR="00000000" w:rsidDel="00000000" w:rsidP="00000000" w:rsidRDefault="00000000" w:rsidRPr="00000000" w14:paraId="000000AF">
            <w:pPr>
              <w:rPr>
                <w:rFonts w:ascii="q_5" w:cs="q_5" w:eastAsia="q_5" w:hAnsi="q_5"/>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B0">
            <w:pPr>
              <w:rPr>
                <w:rFonts w:ascii="q_5" w:cs="q_5" w:eastAsia="q_5" w:hAnsi="q_5"/>
                <w:b w:val="1"/>
                <w:bCs w:val="1"/>
                <w:sz w:val="22"/>
                <w:szCs w:val="22"/>
              </w:rPr>
            </w:pPr>
            <w:r w:rsidDel="00000000" w:rsidR="00000000" w:rsidRPr="00000000">
              <w:rPr>
                <w:rFonts w:ascii="q_5" w:cs="q_5" w:eastAsia="q_5" w:hAnsi="q_5"/>
                <w:b w:val="1"/>
                <w:bCs w:val="1"/>
                <w:sz w:val="22"/>
                <w:szCs w:val="22"/>
                <w:rtl w:val="0"/>
              </w:rPr>
              <w:t xml:space="preserve">Hits per month</w:t>
            </w:r>
          </w:p>
        </w:tc>
        <w:tc>
          <w:tcPr/>
          <w:p w:rsidR="00000000" w:rsidDel="00000000" w:rsidP="00000000" w:rsidRDefault="00000000" w:rsidRPr="00000000" w14:paraId="000000B1">
            <w:pPr>
              <w:rPr>
                <w:rFonts w:ascii="q_5" w:cs="q_5" w:eastAsia="q_5" w:hAnsi="q_5"/>
                <w:sz w:val="22"/>
                <w:szCs w:val="22"/>
              </w:rPr>
            </w:pPr>
            <w:r w:rsidDel="00000000" w:rsidR="00000000" w:rsidRPr="00000000">
              <w:rPr>
                <w:rtl w:val="0"/>
              </w:rPr>
            </w:r>
          </w:p>
        </w:tc>
        <w:tc>
          <w:tcPr/>
          <w:p w:rsidR="00000000" w:rsidDel="00000000" w:rsidP="00000000" w:rsidRDefault="00000000" w:rsidRPr="00000000" w14:paraId="000000B2">
            <w:pPr>
              <w:rPr>
                <w:rFonts w:ascii="q_5" w:cs="q_5" w:eastAsia="q_5" w:hAnsi="q_5"/>
                <w:sz w:val="22"/>
                <w:szCs w:val="22"/>
              </w:rPr>
            </w:pPr>
            <w:r w:rsidDel="00000000" w:rsidR="00000000" w:rsidRPr="00000000">
              <w:rPr>
                <w:rtl w:val="0"/>
              </w:rPr>
            </w:r>
          </w:p>
        </w:tc>
        <w:tc>
          <w:tcPr/>
          <w:p w:rsidR="00000000" w:rsidDel="00000000" w:rsidP="00000000" w:rsidRDefault="00000000" w:rsidRPr="00000000" w14:paraId="000000B3">
            <w:pPr>
              <w:rPr>
                <w:rFonts w:ascii="q_5" w:cs="q_5" w:eastAsia="q_5" w:hAnsi="q_5"/>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B4">
            <w:pPr>
              <w:rPr>
                <w:rFonts w:ascii="q_5" w:cs="q_5" w:eastAsia="q_5" w:hAnsi="q_5"/>
                <w:b w:val="1"/>
                <w:bCs w:val="1"/>
                <w:sz w:val="22"/>
                <w:szCs w:val="22"/>
              </w:rPr>
            </w:pPr>
            <w:r w:rsidDel="00000000" w:rsidR="00000000" w:rsidRPr="00000000">
              <w:rPr>
                <w:rFonts w:ascii="q_5" w:cs="q_5" w:eastAsia="q_5" w:hAnsi="q_5"/>
                <w:b w:val="1"/>
                <w:bCs w:val="1"/>
                <w:sz w:val="22"/>
                <w:szCs w:val="22"/>
                <w:rtl w:val="0"/>
              </w:rPr>
              <w:t xml:space="preserve">Sessions and/or pages per month (please specify)</w:t>
            </w:r>
          </w:p>
        </w:tc>
        <w:tc>
          <w:tcPr/>
          <w:p w:rsidR="00000000" w:rsidDel="00000000" w:rsidP="00000000" w:rsidRDefault="00000000" w:rsidRPr="00000000" w14:paraId="000000B5">
            <w:pPr>
              <w:rPr>
                <w:rFonts w:ascii="q_5" w:cs="q_5" w:eastAsia="q_5" w:hAnsi="q_5"/>
                <w:sz w:val="22"/>
                <w:szCs w:val="22"/>
              </w:rPr>
            </w:pPr>
            <w:r w:rsidDel="00000000" w:rsidR="00000000" w:rsidRPr="00000000">
              <w:rPr>
                <w:rtl w:val="0"/>
              </w:rPr>
            </w:r>
          </w:p>
        </w:tc>
        <w:tc>
          <w:tcPr/>
          <w:p w:rsidR="00000000" w:rsidDel="00000000" w:rsidP="00000000" w:rsidRDefault="00000000" w:rsidRPr="00000000" w14:paraId="000000B6">
            <w:pPr>
              <w:rPr>
                <w:rFonts w:ascii="q_5" w:cs="q_5" w:eastAsia="q_5" w:hAnsi="q_5"/>
                <w:sz w:val="22"/>
                <w:szCs w:val="22"/>
              </w:rPr>
            </w:pPr>
            <w:r w:rsidDel="00000000" w:rsidR="00000000" w:rsidRPr="00000000">
              <w:rPr>
                <w:rtl w:val="0"/>
              </w:rPr>
            </w:r>
          </w:p>
        </w:tc>
        <w:tc>
          <w:tcPr/>
          <w:p w:rsidR="00000000" w:rsidDel="00000000" w:rsidP="00000000" w:rsidRDefault="00000000" w:rsidRPr="00000000" w14:paraId="000000B7">
            <w:pPr>
              <w:rPr>
                <w:rFonts w:ascii="q_5" w:cs="q_5" w:eastAsia="q_5" w:hAnsi="q_5"/>
                <w:sz w:val="22"/>
                <w:szCs w:val="22"/>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B8">
            <w:pPr>
              <w:rPr>
                <w:rFonts w:ascii="q_5" w:cs="q_5" w:eastAsia="q_5" w:hAnsi="q_5"/>
                <w:sz w:val="22"/>
                <w:szCs w:val="22"/>
              </w:rPr>
            </w:pPr>
            <w:r w:rsidDel="00000000" w:rsidR="00000000" w:rsidRPr="00000000">
              <w:rPr>
                <w:rFonts w:ascii="q_5" w:cs="q_5" w:eastAsia="q_5" w:hAnsi="q_5"/>
                <w:sz w:val="22"/>
                <w:szCs w:val="22"/>
                <w:rtl w:val="0"/>
              </w:rPr>
              <w:t xml:space="preserve">Please state the technology used to determine these counts (e.g. Matomo, Splunk):</w:t>
            </w:r>
          </w:p>
        </w:tc>
      </w:tr>
    </w:tbl>
    <w:p w:rsidR="00000000" w:rsidDel="00000000" w:rsidP="00000000" w:rsidRDefault="00000000" w:rsidRPr="00000000" w14:paraId="000000BC">
      <w:pPr>
        <w:rPr>
          <w:rFonts w:ascii="q_5" w:cs="q_5" w:eastAsia="q_5" w:hAnsi="q_5"/>
          <w:sz w:val="22"/>
          <w:szCs w:val="22"/>
        </w:rPr>
      </w:pPr>
      <w:r w:rsidDel="00000000" w:rsidR="00000000" w:rsidRPr="00000000">
        <w:rPr>
          <w:rtl w:val="0"/>
        </w:rPr>
      </w:r>
    </w:p>
    <w:p w:rsidR="00000000" w:rsidDel="00000000" w:rsidP="00000000" w:rsidRDefault="00000000" w:rsidRPr="00000000" w14:paraId="000000BD">
      <w:pPr>
        <w:rPr>
          <w:rFonts w:ascii="q_5" w:cs="q_5" w:eastAsia="q_5" w:hAnsi="q_5"/>
          <w:sz w:val="22"/>
          <w:szCs w:val="22"/>
        </w:rPr>
      </w:pPr>
      <w:r w:rsidDel="00000000" w:rsidR="00000000" w:rsidRPr="00000000">
        <w:rPr>
          <w:rtl w:val="0"/>
        </w:rPr>
      </w:r>
    </w:p>
    <w:p w:rsidR="00000000" w:rsidDel="00000000" w:rsidP="00000000" w:rsidRDefault="00000000" w:rsidRPr="00000000" w14:paraId="000000BE">
      <w:pPr>
        <w:rPr>
          <w:rFonts w:ascii="q_5" w:cs="q_5" w:eastAsia="q_5" w:hAnsi="q_5"/>
          <w:b w:val="1"/>
          <w:bCs w:val="1"/>
          <w:color w:val="000000"/>
          <w:sz w:val="22"/>
          <w:szCs w:val="22"/>
        </w:rPr>
      </w:pPr>
      <w:r w:rsidDel="00000000" w:rsidR="00000000" w:rsidRPr="00000000">
        <w:rPr>
          <w:rFonts w:ascii="q_5" w:cs="q_5" w:eastAsia="q_5" w:hAnsi="q_5"/>
          <w:b w:val="1"/>
          <w:bCs w:val="1"/>
          <w:color w:val="000000"/>
          <w:sz w:val="22"/>
          <w:szCs w:val="22"/>
          <w:rtl w:val="0"/>
        </w:rPr>
        <w:t xml:space="preserve">2a.iii: Biodata </w:t>
      </w:r>
      <w:r w:rsidDel="00000000" w:rsidR="00000000" w:rsidRPr="00000000">
        <w:rPr>
          <w:rFonts w:ascii="q_5" w:cs="q_5" w:eastAsia="q_5" w:hAnsi="q_5"/>
          <w:b w:val="1"/>
          <w:bCs w:val="1"/>
          <w:color w:val="000000"/>
          <w:sz w:val="22"/>
          <w:szCs w:val="22"/>
          <w:rtl w:val="0"/>
        </w:rPr>
        <w:t xml:space="preserve">resource usage</w:t>
      </w:r>
      <w:r w:rsidDel="00000000" w:rsidR="00000000" w:rsidRPr="00000000">
        <w:rPr>
          <w:rtl w:val="0"/>
        </w:rPr>
      </w:r>
    </w:p>
    <w:p w:rsidR="00000000" w:rsidDel="00000000" w:rsidP="00000000" w:rsidRDefault="00000000" w:rsidRPr="00000000" w14:paraId="000000BF">
      <w:pPr>
        <w:rPr>
          <w:rFonts w:ascii="q_5" w:cs="q_5" w:eastAsia="q_5" w:hAnsi="q_5"/>
          <w:b w:val="1"/>
          <w:bCs w:val="1"/>
          <w:color w:val="000000"/>
          <w:sz w:val="22"/>
          <w:szCs w:val="22"/>
        </w:rPr>
      </w:pPr>
      <w:r w:rsidDel="00000000" w:rsidR="00000000" w:rsidRPr="00000000">
        <w:rPr>
          <w:rFonts w:ascii="q_5" w:cs="q_5" w:eastAsia="q_5" w:hAnsi="q_5"/>
          <w:b w:val="1"/>
          <w:bCs w:val="1"/>
          <w:color w:val="000000"/>
          <w:sz w:val="22"/>
          <w:szCs w:val="22"/>
          <w:rtl w:val="0"/>
        </w:rPr>
        <w:t xml:space="preserve">Geographic distribution of users - as indicated by Unique IP addresses</w:t>
      </w:r>
    </w:p>
    <w:p w:rsidR="00000000" w:rsidDel="00000000" w:rsidP="00000000" w:rsidRDefault="00000000" w:rsidRPr="00000000" w14:paraId="000000C0">
      <w:pPr>
        <w:rPr>
          <w:rFonts w:ascii="q_5" w:cs="q_5" w:eastAsia="q_5" w:hAnsi="q_5"/>
          <w:color w:val="000000"/>
          <w:sz w:val="22"/>
          <w:szCs w:val="22"/>
        </w:rPr>
      </w:pPr>
      <w:r w:rsidDel="00000000" w:rsidR="00000000" w:rsidRPr="00000000">
        <w:rPr>
          <w:rtl w:val="0"/>
        </w:rPr>
      </w:r>
    </w:p>
    <w:p w:rsidR="00000000" w:rsidDel="00000000" w:rsidP="00000000" w:rsidRDefault="00000000" w:rsidRPr="00000000" w14:paraId="000000C1">
      <w:pPr>
        <w:rPr>
          <w:rFonts w:ascii="q_5" w:cs="q_5" w:eastAsia="q_5" w:hAnsi="q_5"/>
          <w:color w:val="000000"/>
          <w:sz w:val="22"/>
          <w:szCs w:val="22"/>
        </w:rPr>
      </w:pPr>
      <w:r w:rsidDel="00000000" w:rsidR="00000000" w:rsidRPr="00000000">
        <w:rPr>
          <w:rFonts w:ascii="q_5" w:cs="q_5" w:eastAsia="q_5" w:hAnsi="q_5"/>
          <w:color w:val="000000"/>
          <w:sz w:val="22"/>
          <w:szCs w:val="22"/>
          <w:rtl w:val="0"/>
        </w:rPr>
        <w:t xml:space="preserve">For a representative recent 12 month period:</w:t>
      </w:r>
    </w:p>
    <w:p w:rsidR="00000000" w:rsidDel="00000000" w:rsidP="00000000" w:rsidRDefault="00000000" w:rsidRPr="00000000" w14:paraId="000000C2">
      <w:pPr>
        <w:rPr>
          <w:rFonts w:ascii="q_5" w:cs="q_5" w:eastAsia="q_5" w:hAnsi="q_5"/>
          <w:color w:val="000000"/>
          <w:sz w:val="22"/>
          <w:szCs w:val="22"/>
        </w:rPr>
      </w:pPr>
      <w:r w:rsidDel="00000000" w:rsidR="00000000" w:rsidRPr="00000000">
        <w:rPr>
          <w:rtl w:val="0"/>
        </w:rPr>
      </w:r>
    </w:p>
    <w:p w:rsidR="00000000" w:rsidDel="00000000" w:rsidP="00000000" w:rsidRDefault="00000000" w:rsidRPr="00000000" w14:paraId="000000C3">
      <w:pPr>
        <w:ind w:left="708" w:firstLine="0"/>
        <w:rPr>
          <w:rFonts w:ascii="q_5" w:cs="q_5" w:eastAsia="q_5" w:hAnsi="q_5"/>
          <w:color w:val="434343"/>
          <w:sz w:val="22"/>
          <w:szCs w:val="22"/>
        </w:rPr>
      </w:pPr>
      <w:r w:rsidDel="00000000" w:rsidR="00000000" w:rsidRPr="00000000">
        <w:rPr>
          <w:rFonts w:ascii="q_5" w:cs="q_5" w:eastAsia="q_5" w:hAnsi="q_5"/>
          <w:color w:val="434343"/>
          <w:sz w:val="22"/>
          <w:szCs w:val="22"/>
          <w:rtl w:val="0"/>
        </w:rPr>
        <w:t xml:space="preserve">2a.iii.1 With respect to the web browser data presented in item 2a.i /2a.ii above, what percentage of the unique IP addresses accessing the biodata resource originated within the host country/countries, and what percentage originated in countries outside the host country/countries? If there are unique IP addresses where it is not possible to make that identification, please include that % in the third column.</w:t>
      </w:r>
    </w:p>
    <w:p w:rsidR="00000000" w:rsidDel="00000000" w:rsidP="00000000" w:rsidRDefault="00000000" w:rsidRPr="00000000" w14:paraId="000000C4">
      <w:pPr>
        <w:ind w:left="708" w:firstLine="0"/>
        <w:rPr>
          <w:rFonts w:ascii="q_5" w:cs="q_5" w:eastAsia="q_5" w:hAnsi="q_5"/>
          <w:color w:val="434343"/>
          <w:sz w:val="22"/>
          <w:szCs w:val="22"/>
        </w:rPr>
      </w:pPr>
      <w:r w:rsidDel="00000000" w:rsidR="00000000" w:rsidRPr="00000000">
        <w:rPr>
          <w:rtl w:val="0"/>
        </w:rPr>
      </w:r>
    </w:p>
    <w:tbl>
      <w:tblPr>
        <w:tblStyle w:val="Table5"/>
        <w:tblW w:w="855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7"/>
        <w:gridCol w:w="3118"/>
        <w:gridCol w:w="2894"/>
        <w:tblGridChange w:id="0">
          <w:tblGrid>
            <w:gridCol w:w="2547"/>
            <w:gridCol w:w="3118"/>
            <w:gridCol w:w="2894"/>
          </w:tblGrid>
        </w:tblGridChange>
      </w:tblGrid>
      <w:tr>
        <w:trPr>
          <w:cantSplit w:val="0"/>
          <w:tblHeader w:val="0"/>
        </w:trPr>
        <w:tc>
          <w:tcPr>
            <w:gridSpan w:val="3"/>
          </w:tcPr>
          <w:p w:rsidR="00000000" w:rsidDel="00000000" w:rsidP="00000000" w:rsidRDefault="00000000" w:rsidRPr="00000000" w14:paraId="000000C5">
            <w:pPr>
              <w:jc w:val="center"/>
              <w:rPr>
                <w:rFonts w:ascii="q_5" w:cs="q_5" w:eastAsia="q_5" w:hAnsi="q_5"/>
                <w:b w:val="1"/>
                <w:bCs w:val="1"/>
                <w:sz w:val="22"/>
                <w:szCs w:val="22"/>
              </w:rPr>
            </w:pPr>
            <w:r w:rsidDel="00000000" w:rsidR="00000000" w:rsidRPr="00000000">
              <w:rPr>
                <w:rFonts w:ascii="q_5" w:cs="q_5" w:eastAsia="q_5" w:hAnsi="q_5"/>
                <w:b w:val="1"/>
                <w:bCs w:val="1"/>
                <w:color w:val="434343"/>
                <w:sz w:val="22"/>
                <w:szCs w:val="22"/>
                <w:rtl w:val="0"/>
              </w:rPr>
              <w:t xml:space="preserve">Unique IP addresses accessing the biodata resource</w:t>
            </w:r>
            <w:r w:rsidDel="00000000" w:rsidR="00000000" w:rsidRPr="00000000">
              <w:rPr>
                <w:rtl w:val="0"/>
              </w:rPr>
            </w:r>
          </w:p>
        </w:tc>
      </w:tr>
      <w:tr>
        <w:trPr>
          <w:cantSplit w:val="0"/>
          <w:tblHeader w:val="0"/>
        </w:trPr>
        <w:tc>
          <w:tcPr/>
          <w:p w:rsidR="00000000" w:rsidDel="00000000" w:rsidP="00000000" w:rsidRDefault="00000000" w:rsidRPr="00000000" w14:paraId="000000C8">
            <w:pPr>
              <w:rPr>
                <w:rFonts w:ascii="q_5" w:cs="q_5" w:eastAsia="q_5" w:hAnsi="q_5"/>
                <w:b w:val="1"/>
                <w:bCs w:val="1"/>
                <w:color w:val="434343"/>
                <w:sz w:val="22"/>
                <w:szCs w:val="22"/>
              </w:rPr>
            </w:pPr>
            <w:r w:rsidDel="00000000" w:rsidR="00000000" w:rsidRPr="00000000">
              <w:rPr>
                <w:rFonts w:ascii="q_5" w:cs="q_5" w:eastAsia="q_5" w:hAnsi="q_5"/>
                <w:b w:val="1"/>
                <w:bCs w:val="1"/>
                <w:color w:val="434343"/>
                <w:sz w:val="22"/>
                <w:szCs w:val="22"/>
                <w:rtl w:val="0"/>
              </w:rPr>
              <w:t xml:space="preserve">% from within host</w:t>
            </w:r>
          </w:p>
          <w:p w:rsidR="00000000" w:rsidDel="00000000" w:rsidP="00000000" w:rsidRDefault="00000000" w:rsidRPr="00000000" w14:paraId="000000C9">
            <w:pPr>
              <w:rPr>
                <w:rFonts w:ascii="q_5" w:cs="q_5" w:eastAsia="q_5" w:hAnsi="q_5"/>
                <w:b w:val="1"/>
                <w:bCs w:val="1"/>
                <w:sz w:val="22"/>
                <w:szCs w:val="22"/>
              </w:rPr>
            </w:pPr>
            <w:r w:rsidDel="00000000" w:rsidR="00000000" w:rsidRPr="00000000">
              <w:rPr>
                <w:rFonts w:ascii="q_5" w:cs="q_5" w:eastAsia="q_5" w:hAnsi="q_5"/>
                <w:b w:val="1"/>
                <w:bCs w:val="1"/>
                <w:color w:val="434343"/>
                <w:sz w:val="22"/>
                <w:szCs w:val="22"/>
                <w:rtl w:val="0"/>
              </w:rPr>
              <w:t xml:space="preserve">country/countries</w:t>
            </w:r>
            <w:r w:rsidDel="00000000" w:rsidR="00000000" w:rsidRPr="00000000">
              <w:rPr>
                <w:rtl w:val="0"/>
              </w:rPr>
            </w:r>
          </w:p>
        </w:tc>
        <w:tc>
          <w:tcPr/>
          <w:p w:rsidR="00000000" w:rsidDel="00000000" w:rsidP="00000000" w:rsidRDefault="00000000" w:rsidRPr="00000000" w14:paraId="000000CA">
            <w:pPr>
              <w:rPr>
                <w:rFonts w:ascii="q_5" w:cs="q_5" w:eastAsia="q_5" w:hAnsi="q_5"/>
                <w:b w:val="1"/>
                <w:bCs w:val="1"/>
                <w:color w:val="434343"/>
                <w:sz w:val="22"/>
                <w:szCs w:val="22"/>
              </w:rPr>
            </w:pPr>
            <w:r w:rsidDel="00000000" w:rsidR="00000000" w:rsidRPr="00000000">
              <w:rPr>
                <w:rFonts w:ascii="q_5" w:cs="q_5" w:eastAsia="q_5" w:hAnsi="q_5"/>
                <w:b w:val="1"/>
                <w:bCs w:val="1"/>
                <w:color w:val="434343"/>
                <w:sz w:val="22"/>
                <w:szCs w:val="22"/>
                <w:rtl w:val="0"/>
              </w:rPr>
              <w:t xml:space="preserve">% from outside host</w:t>
            </w:r>
          </w:p>
          <w:p w:rsidR="00000000" w:rsidDel="00000000" w:rsidP="00000000" w:rsidRDefault="00000000" w:rsidRPr="00000000" w14:paraId="000000CB">
            <w:pPr>
              <w:rPr>
                <w:rFonts w:ascii="q_5" w:cs="q_5" w:eastAsia="q_5" w:hAnsi="q_5"/>
                <w:b w:val="1"/>
                <w:bCs w:val="1"/>
                <w:sz w:val="22"/>
                <w:szCs w:val="22"/>
              </w:rPr>
            </w:pPr>
            <w:r w:rsidDel="00000000" w:rsidR="00000000" w:rsidRPr="00000000">
              <w:rPr>
                <w:rFonts w:ascii="q_5" w:cs="q_5" w:eastAsia="q_5" w:hAnsi="q_5"/>
                <w:b w:val="1"/>
                <w:bCs w:val="1"/>
                <w:color w:val="434343"/>
                <w:sz w:val="22"/>
                <w:szCs w:val="22"/>
                <w:rtl w:val="0"/>
              </w:rPr>
              <w:t xml:space="preserve">country/countries</w:t>
            </w:r>
            <w:r w:rsidDel="00000000" w:rsidR="00000000" w:rsidRPr="00000000">
              <w:rPr>
                <w:rtl w:val="0"/>
              </w:rPr>
            </w:r>
          </w:p>
        </w:tc>
        <w:tc>
          <w:tcPr/>
          <w:p w:rsidR="00000000" w:rsidDel="00000000" w:rsidP="00000000" w:rsidRDefault="00000000" w:rsidRPr="00000000" w14:paraId="000000CC">
            <w:pPr>
              <w:rPr>
                <w:rFonts w:ascii="q_5" w:cs="q_5" w:eastAsia="q_5" w:hAnsi="q_5"/>
                <w:b w:val="1"/>
                <w:bCs w:val="1"/>
                <w:color w:val="434343"/>
                <w:sz w:val="22"/>
                <w:szCs w:val="22"/>
              </w:rPr>
            </w:pPr>
            <w:r w:rsidDel="00000000" w:rsidR="00000000" w:rsidRPr="00000000">
              <w:rPr>
                <w:rFonts w:ascii="q_5" w:cs="q_5" w:eastAsia="q_5" w:hAnsi="q_5"/>
                <w:b w:val="1"/>
                <w:bCs w:val="1"/>
                <w:color w:val="434343"/>
                <w:sz w:val="22"/>
                <w:szCs w:val="22"/>
                <w:rtl w:val="0"/>
              </w:rPr>
              <w:t xml:space="preserve">% for which it is not possible</w:t>
            </w:r>
          </w:p>
          <w:p w:rsidR="00000000" w:rsidDel="00000000" w:rsidP="00000000" w:rsidRDefault="00000000" w:rsidRPr="00000000" w14:paraId="000000CD">
            <w:pPr>
              <w:rPr>
                <w:rFonts w:ascii="q_5" w:cs="q_5" w:eastAsia="q_5" w:hAnsi="q_5"/>
                <w:b w:val="1"/>
                <w:bCs w:val="1"/>
                <w:sz w:val="22"/>
                <w:szCs w:val="22"/>
              </w:rPr>
            </w:pPr>
            <w:r w:rsidDel="00000000" w:rsidR="00000000" w:rsidRPr="00000000">
              <w:rPr>
                <w:rFonts w:ascii="q_5" w:cs="q_5" w:eastAsia="q_5" w:hAnsi="q_5"/>
                <w:b w:val="1"/>
                <w:bCs w:val="1"/>
                <w:color w:val="434343"/>
                <w:sz w:val="22"/>
                <w:szCs w:val="22"/>
                <w:rtl w:val="0"/>
              </w:rPr>
              <w:t xml:space="preserve">to identify country/countries</w:t>
            </w:r>
            <w:r w:rsidDel="00000000" w:rsidR="00000000" w:rsidRPr="00000000">
              <w:rPr>
                <w:rtl w:val="0"/>
              </w:rPr>
            </w:r>
          </w:p>
        </w:tc>
      </w:tr>
      <w:tr>
        <w:trPr>
          <w:cantSplit w:val="0"/>
          <w:tblHeader w:val="0"/>
        </w:trPr>
        <w:tc>
          <w:tcPr/>
          <w:p w:rsidR="00000000" w:rsidDel="00000000" w:rsidP="00000000" w:rsidRDefault="00000000" w:rsidRPr="00000000" w14:paraId="000000CE">
            <w:pPr>
              <w:rPr>
                <w:rFonts w:ascii="q_5" w:cs="q_5" w:eastAsia="q_5" w:hAnsi="q_5"/>
                <w:sz w:val="22"/>
                <w:szCs w:val="22"/>
              </w:rPr>
            </w:pPr>
            <w:r w:rsidDel="00000000" w:rsidR="00000000" w:rsidRPr="00000000">
              <w:rPr>
                <w:rFonts w:ascii="q_5" w:cs="q_5" w:eastAsia="q_5" w:hAnsi="q_5"/>
                <w:sz w:val="22"/>
                <w:szCs w:val="22"/>
                <w:rtl w:val="0"/>
              </w:rPr>
              <w:t xml:space="preserve">4.46%</w:t>
            </w:r>
          </w:p>
        </w:tc>
        <w:tc>
          <w:tcPr/>
          <w:p w:rsidR="00000000" w:rsidDel="00000000" w:rsidP="00000000" w:rsidRDefault="00000000" w:rsidRPr="00000000" w14:paraId="000000CF">
            <w:pPr>
              <w:rPr>
                <w:rFonts w:ascii="q_5" w:cs="q_5" w:eastAsia="q_5" w:hAnsi="q_5"/>
                <w:sz w:val="22"/>
                <w:szCs w:val="22"/>
              </w:rPr>
            </w:pPr>
            <w:r w:rsidDel="00000000" w:rsidR="00000000" w:rsidRPr="00000000">
              <w:rPr>
                <w:rFonts w:ascii="q_5" w:cs="q_5" w:eastAsia="q_5" w:hAnsi="q_5"/>
                <w:sz w:val="22"/>
                <w:szCs w:val="22"/>
                <w:rtl w:val="0"/>
              </w:rPr>
              <w:t xml:space="preserve">95.54%</w:t>
            </w:r>
          </w:p>
        </w:tc>
        <w:tc>
          <w:tcPr/>
          <w:p w:rsidR="00000000" w:rsidDel="00000000" w:rsidP="00000000" w:rsidRDefault="00000000" w:rsidRPr="00000000" w14:paraId="000000D0">
            <w:pPr>
              <w:rPr>
                <w:rFonts w:ascii="q_5" w:cs="q_5" w:eastAsia="q_5" w:hAnsi="q_5"/>
                <w:sz w:val="22"/>
                <w:szCs w:val="22"/>
              </w:rPr>
            </w:pPr>
            <w:r w:rsidDel="00000000" w:rsidR="00000000" w:rsidRPr="00000000">
              <w:rPr>
                <w:rFonts w:ascii="q_5" w:cs="q_5" w:eastAsia="q_5" w:hAnsi="q_5"/>
                <w:sz w:val="22"/>
                <w:szCs w:val="22"/>
                <w:rtl w:val="0"/>
              </w:rPr>
              <w:t xml:space="preserve">0%</w:t>
            </w:r>
          </w:p>
        </w:tc>
      </w:tr>
      <w:tr>
        <w:trPr>
          <w:cantSplit w:val="0"/>
          <w:tblHeader w:val="0"/>
        </w:trPr>
        <w:tc>
          <w:tcPr/>
          <w:p w:rsidR="00000000" w:rsidDel="00000000" w:rsidP="00000000" w:rsidRDefault="00000000" w:rsidRPr="00000000" w14:paraId="000000D1">
            <w:pPr>
              <w:rPr>
                <w:rFonts w:ascii="q_5" w:cs="q_5" w:eastAsia="q_5" w:hAnsi="q_5"/>
                <w:b w:val="1"/>
                <w:bCs w:val="1"/>
                <w:sz w:val="22"/>
                <w:szCs w:val="22"/>
              </w:rPr>
            </w:pPr>
            <w:r w:rsidDel="00000000" w:rsidR="00000000" w:rsidRPr="00000000">
              <w:rPr>
                <w:rtl w:val="0"/>
              </w:rPr>
            </w:r>
          </w:p>
        </w:tc>
        <w:tc>
          <w:tcPr/>
          <w:p w:rsidR="00000000" w:rsidDel="00000000" w:rsidP="00000000" w:rsidRDefault="00000000" w:rsidRPr="00000000" w14:paraId="000000D2">
            <w:pPr>
              <w:rPr>
                <w:rFonts w:ascii="q_5" w:cs="q_5" w:eastAsia="q_5" w:hAnsi="q_5"/>
                <w:sz w:val="22"/>
                <w:szCs w:val="22"/>
              </w:rPr>
            </w:pPr>
            <w:r w:rsidDel="00000000" w:rsidR="00000000" w:rsidRPr="00000000">
              <w:rPr>
                <w:rtl w:val="0"/>
              </w:rPr>
            </w:r>
          </w:p>
        </w:tc>
        <w:tc>
          <w:tcPr/>
          <w:p w:rsidR="00000000" w:rsidDel="00000000" w:rsidP="00000000" w:rsidRDefault="00000000" w:rsidRPr="00000000" w14:paraId="000000D3">
            <w:pPr>
              <w:rPr>
                <w:rFonts w:ascii="q_5" w:cs="q_5" w:eastAsia="q_5" w:hAnsi="q_5"/>
                <w:sz w:val="22"/>
                <w:szCs w:val="22"/>
              </w:rPr>
            </w:pPr>
            <w:r w:rsidDel="00000000" w:rsidR="00000000" w:rsidRPr="00000000">
              <w:rPr>
                <w:rtl w:val="0"/>
              </w:rPr>
            </w:r>
          </w:p>
        </w:tc>
      </w:tr>
    </w:tbl>
    <w:p w:rsidR="00000000" w:rsidDel="00000000" w:rsidP="00000000" w:rsidRDefault="00000000" w:rsidRPr="00000000" w14:paraId="000000D4">
      <w:pPr>
        <w:ind w:left="708" w:firstLine="0"/>
        <w:rPr>
          <w:rFonts w:ascii="q_5" w:cs="q_5" w:eastAsia="q_5" w:hAnsi="q_5"/>
          <w:color w:val="434343"/>
          <w:sz w:val="22"/>
          <w:szCs w:val="22"/>
        </w:rPr>
      </w:pPr>
      <w:r w:rsidDel="00000000" w:rsidR="00000000" w:rsidRPr="00000000">
        <w:rPr>
          <w:rtl w:val="0"/>
        </w:rPr>
      </w:r>
    </w:p>
    <w:p w:rsidR="00000000" w:rsidDel="00000000" w:rsidP="00000000" w:rsidRDefault="00000000" w:rsidRPr="00000000" w14:paraId="000000D5">
      <w:pPr>
        <w:rPr>
          <w:rFonts w:ascii="q_5" w:cs="q_5" w:eastAsia="q_5" w:hAnsi="q_5"/>
          <w:color w:val="434343"/>
          <w:sz w:val="22"/>
          <w:szCs w:val="22"/>
        </w:rPr>
      </w:pPr>
      <w:r w:rsidDel="00000000" w:rsidR="00000000" w:rsidRPr="00000000">
        <w:rPr>
          <w:rFonts w:ascii="q_5" w:cs="q_5" w:eastAsia="q_5" w:hAnsi="q_5"/>
          <w:color w:val="434343"/>
          <w:sz w:val="22"/>
          <w:szCs w:val="22"/>
          <w:rtl w:val="0"/>
        </w:rPr>
        <w:t xml:space="preserve">2a.iii.2 With respect to the web browser data presented in item 2a.i /2a.ii above, please list the 10 countries from which the highest number of unique IP addresses access the biodata resource, and their percentage share of the total number of unique IP addresses.</w:t>
      </w:r>
    </w:p>
    <w:p w:rsidR="00000000" w:rsidDel="00000000" w:rsidP="00000000" w:rsidRDefault="00000000" w:rsidRPr="00000000" w14:paraId="000000D6">
      <w:pPr>
        <w:ind w:left="708" w:firstLine="0"/>
        <w:rPr>
          <w:rFonts w:ascii="q_5" w:cs="q_5" w:eastAsia="q_5" w:hAnsi="q_5"/>
          <w:color w:val="434343"/>
          <w:sz w:val="22"/>
          <w:szCs w:val="22"/>
        </w:rPr>
      </w:pPr>
      <w:r w:rsidDel="00000000" w:rsidR="00000000" w:rsidRPr="00000000">
        <w:rPr>
          <w:rtl w:val="0"/>
        </w:rPr>
      </w:r>
    </w:p>
    <w:tbl>
      <w:tblPr>
        <w:tblStyle w:val="Table6"/>
        <w:tblW w:w="85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40"/>
        <w:gridCol w:w="3336"/>
        <w:tblGridChange w:id="0">
          <w:tblGrid>
            <w:gridCol w:w="5240"/>
            <w:gridCol w:w="3336"/>
          </w:tblGrid>
        </w:tblGridChange>
      </w:tblGrid>
      <w:tr>
        <w:trPr>
          <w:cantSplit w:val="0"/>
          <w:trHeight w:val="259" w:hRule="atLeast"/>
          <w:tblHeader w:val="0"/>
        </w:trPr>
        <w:tc>
          <w:tcPr/>
          <w:p w:rsidR="00000000" w:rsidDel="00000000" w:rsidP="00000000" w:rsidRDefault="00000000" w:rsidRPr="00000000" w14:paraId="000000D7">
            <w:pPr>
              <w:rPr>
                <w:rFonts w:ascii="q_5" w:cs="q_5" w:eastAsia="q_5" w:hAnsi="q_5"/>
                <w:b w:val="1"/>
                <w:bCs w:val="1"/>
                <w:sz w:val="22"/>
                <w:szCs w:val="22"/>
              </w:rPr>
            </w:pPr>
            <w:r w:rsidDel="00000000" w:rsidR="00000000" w:rsidRPr="00000000">
              <w:rPr>
                <w:rFonts w:ascii="q_5" w:cs="q_5" w:eastAsia="q_5" w:hAnsi="q_5"/>
                <w:b w:val="1"/>
                <w:bCs w:val="1"/>
                <w:color w:val="434343"/>
                <w:sz w:val="22"/>
                <w:szCs w:val="22"/>
                <w:rtl w:val="0"/>
              </w:rPr>
              <w:t xml:space="preserve">Country</w:t>
            </w:r>
            <w:r w:rsidDel="00000000" w:rsidR="00000000" w:rsidRPr="00000000">
              <w:rPr>
                <w:rtl w:val="0"/>
              </w:rPr>
            </w:r>
          </w:p>
        </w:tc>
        <w:tc>
          <w:tcPr/>
          <w:p w:rsidR="00000000" w:rsidDel="00000000" w:rsidP="00000000" w:rsidRDefault="00000000" w:rsidRPr="00000000" w14:paraId="000000D8">
            <w:pPr>
              <w:rPr>
                <w:rFonts w:ascii="q_5" w:cs="q_5" w:eastAsia="q_5" w:hAnsi="q_5"/>
                <w:b w:val="1"/>
                <w:bCs w:val="1"/>
                <w:sz w:val="22"/>
                <w:szCs w:val="22"/>
              </w:rPr>
            </w:pPr>
            <w:r w:rsidDel="00000000" w:rsidR="00000000" w:rsidRPr="00000000">
              <w:rPr>
                <w:rFonts w:ascii="q_5" w:cs="q_5" w:eastAsia="q_5" w:hAnsi="q_5"/>
                <w:b w:val="1"/>
                <w:bCs w:val="1"/>
                <w:color w:val="434343"/>
                <w:sz w:val="22"/>
                <w:szCs w:val="22"/>
                <w:rtl w:val="0"/>
              </w:rPr>
              <w:t xml:space="preserve">% Usage</w:t>
            </w:r>
            <w:r w:rsidDel="00000000" w:rsidR="00000000" w:rsidRPr="00000000">
              <w:rPr>
                <w:rtl w:val="0"/>
              </w:rPr>
            </w:r>
          </w:p>
        </w:tc>
      </w:tr>
      <w:tr>
        <w:trPr>
          <w:cantSplit w:val="0"/>
          <w:trHeight w:val="2646" w:hRule="atLeast"/>
          <w:tblHeader w:val="0"/>
        </w:trPr>
        <w:tc>
          <w:tcPr/>
          <w:p w:rsidR="00000000" w:rsidDel="00000000" w:rsidP="00000000" w:rsidRDefault="00000000" w:rsidRPr="00000000" w14:paraId="000000D9">
            <w:pPr>
              <w:rPr>
                <w:rFonts w:ascii="q_5" w:cs="q_5" w:eastAsia="q_5" w:hAnsi="q_5"/>
                <w:sz w:val="22"/>
                <w:szCs w:val="22"/>
              </w:rPr>
            </w:pPr>
            <w:r w:rsidDel="00000000" w:rsidR="00000000" w:rsidRPr="00000000">
              <w:rPr>
                <w:rFonts w:ascii="q_5" w:cs="q_5" w:eastAsia="q_5" w:hAnsi="q_5"/>
                <w:sz w:val="22"/>
                <w:szCs w:val="22"/>
                <w:rtl w:val="0"/>
              </w:rPr>
              <w:t xml:space="preserve">1. United States</w:t>
            </w:r>
          </w:p>
          <w:p w:rsidR="00000000" w:rsidDel="00000000" w:rsidP="00000000" w:rsidRDefault="00000000" w:rsidRPr="00000000" w14:paraId="000000DA">
            <w:pPr>
              <w:rPr>
                <w:rFonts w:ascii="q_5" w:cs="q_5" w:eastAsia="q_5" w:hAnsi="q_5"/>
                <w:sz w:val="22"/>
                <w:szCs w:val="22"/>
              </w:rPr>
            </w:pPr>
            <w:r w:rsidDel="00000000" w:rsidR="00000000" w:rsidRPr="00000000">
              <w:rPr>
                <w:rFonts w:ascii="q_5" w:cs="q_5" w:eastAsia="q_5" w:hAnsi="q_5"/>
                <w:sz w:val="22"/>
                <w:szCs w:val="22"/>
                <w:rtl w:val="0"/>
              </w:rPr>
              <w:t xml:space="preserve">2. Singapore</w:t>
            </w:r>
          </w:p>
          <w:p w:rsidR="00000000" w:rsidDel="00000000" w:rsidP="00000000" w:rsidRDefault="00000000" w:rsidRPr="00000000" w14:paraId="000000DB">
            <w:pPr>
              <w:rPr>
                <w:rFonts w:ascii="q_5" w:cs="q_5" w:eastAsia="q_5" w:hAnsi="q_5"/>
                <w:sz w:val="22"/>
                <w:szCs w:val="22"/>
              </w:rPr>
            </w:pPr>
            <w:r w:rsidDel="00000000" w:rsidR="00000000" w:rsidRPr="00000000">
              <w:rPr>
                <w:rFonts w:ascii="q_5" w:cs="q_5" w:eastAsia="q_5" w:hAnsi="q_5"/>
                <w:sz w:val="22"/>
                <w:szCs w:val="22"/>
                <w:rtl w:val="0"/>
              </w:rPr>
              <w:t xml:space="preserve">3. China</w:t>
            </w:r>
          </w:p>
          <w:p w:rsidR="00000000" w:rsidDel="00000000" w:rsidP="00000000" w:rsidRDefault="00000000" w:rsidRPr="00000000" w14:paraId="000000DC">
            <w:pPr>
              <w:rPr>
                <w:rFonts w:ascii="q_5" w:cs="q_5" w:eastAsia="q_5" w:hAnsi="q_5"/>
                <w:sz w:val="22"/>
                <w:szCs w:val="22"/>
              </w:rPr>
            </w:pPr>
            <w:r w:rsidDel="00000000" w:rsidR="00000000" w:rsidRPr="00000000">
              <w:rPr>
                <w:rFonts w:ascii="q_5" w:cs="q_5" w:eastAsia="q_5" w:hAnsi="q_5"/>
                <w:sz w:val="22"/>
                <w:szCs w:val="22"/>
                <w:rtl w:val="0"/>
              </w:rPr>
              <w:t xml:space="preserve">4. Germany</w:t>
            </w:r>
          </w:p>
          <w:p w:rsidR="00000000" w:rsidDel="00000000" w:rsidP="00000000" w:rsidRDefault="00000000" w:rsidRPr="00000000" w14:paraId="000000DD">
            <w:pPr>
              <w:rPr>
                <w:rFonts w:ascii="q_5" w:cs="q_5" w:eastAsia="q_5" w:hAnsi="q_5"/>
                <w:sz w:val="22"/>
                <w:szCs w:val="22"/>
              </w:rPr>
            </w:pPr>
            <w:r w:rsidDel="00000000" w:rsidR="00000000" w:rsidRPr="00000000">
              <w:rPr>
                <w:rFonts w:ascii="q_5" w:cs="q_5" w:eastAsia="q_5" w:hAnsi="q_5"/>
                <w:sz w:val="22"/>
                <w:szCs w:val="22"/>
                <w:rtl w:val="0"/>
              </w:rPr>
              <w:t xml:space="preserve">5. Japan</w:t>
            </w:r>
          </w:p>
          <w:p w:rsidR="00000000" w:rsidDel="00000000" w:rsidP="00000000" w:rsidRDefault="00000000" w:rsidRPr="00000000" w14:paraId="000000DE">
            <w:pPr>
              <w:rPr>
                <w:rFonts w:ascii="q_5" w:cs="q_5" w:eastAsia="q_5" w:hAnsi="q_5"/>
                <w:sz w:val="22"/>
                <w:szCs w:val="22"/>
              </w:rPr>
            </w:pPr>
            <w:r w:rsidDel="00000000" w:rsidR="00000000" w:rsidRPr="00000000">
              <w:rPr>
                <w:rFonts w:ascii="q_5" w:cs="q_5" w:eastAsia="q_5" w:hAnsi="q_5"/>
                <w:sz w:val="22"/>
                <w:szCs w:val="22"/>
                <w:rtl w:val="0"/>
              </w:rPr>
              <w:t xml:space="preserve">6. Hong Kong</w:t>
            </w:r>
          </w:p>
          <w:p w:rsidR="00000000" w:rsidDel="00000000" w:rsidP="00000000" w:rsidRDefault="00000000" w:rsidRPr="00000000" w14:paraId="000000DF">
            <w:pPr>
              <w:rPr>
                <w:rFonts w:ascii="q_5" w:cs="q_5" w:eastAsia="q_5" w:hAnsi="q_5"/>
                <w:sz w:val="22"/>
                <w:szCs w:val="22"/>
              </w:rPr>
            </w:pPr>
            <w:r w:rsidDel="00000000" w:rsidR="00000000" w:rsidRPr="00000000">
              <w:rPr>
                <w:rFonts w:ascii="q_5" w:cs="q_5" w:eastAsia="q_5" w:hAnsi="q_5"/>
                <w:sz w:val="22"/>
                <w:szCs w:val="22"/>
                <w:rtl w:val="0"/>
              </w:rPr>
              <w:t xml:space="preserve">7. Brazil</w:t>
            </w:r>
          </w:p>
          <w:p w:rsidR="00000000" w:rsidDel="00000000" w:rsidP="00000000" w:rsidRDefault="00000000" w:rsidRPr="00000000" w14:paraId="000000E0">
            <w:pPr>
              <w:rPr>
                <w:rFonts w:ascii="q_5" w:cs="q_5" w:eastAsia="q_5" w:hAnsi="q_5"/>
                <w:sz w:val="22"/>
                <w:szCs w:val="22"/>
              </w:rPr>
            </w:pPr>
            <w:r w:rsidDel="00000000" w:rsidR="00000000" w:rsidRPr="00000000">
              <w:rPr>
                <w:rFonts w:ascii="q_5" w:cs="q_5" w:eastAsia="q_5" w:hAnsi="q_5"/>
                <w:sz w:val="22"/>
                <w:szCs w:val="22"/>
                <w:rtl w:val="0"/>
              </w:rPr>
              <w:t xml:space="preserve">8. Mexico</w:t>
            </w:r>
          </w:p>
          <w:p w:rsidR="00000000" w:rsidDel="00000000" w:rsidP="00000000" w:rsidRDefault="00000000" w:rsidRPr="00000000" w14:paraId="000000E1">
            <w:pPr>
              <w:rPr>
                <w:rFonts w:ascii="q_5" w:cs="q_5" w:eastAsia="q_5" w:hAnsi="q_5"/>
                <w:sz w:val="22"/>
                <w:szCs w:val="22"/>
              </w:rPr>
            </w:pPr>
            <w:r w:rsidDel="00000000" w:rsidR="00000000" w:rsidRPr="00000000">
              <w:rPr>
                <w:rFonts w:ascii="q_5" w:cs="q_5" w:eastAsia="q_5" w:hAnsi="q_5"/>
                <w:sz w:val="22"/>
                <w:szCs w:val="22"/>
                <w:rtl w:val="0"/>
              </w:rPr>
              <w:t xml:space="preserve">9. India</w:t>
            </w:r>
          </w:p>
          <w:p w:rsidR="00000000" w:rsidDel="00000000" w:rsidP="00000000" w:rsidRDefault="00000000" w:rsidRPr="00000000" w14:paraId="000000E2">
            <w:pPr>
              <w:rPr>
                <w:rFonts w:ascii="q_5" w:cs="q_5" w:eastAsia="q_5" w:hAnsi="q_5"/>
                <w:sz w:val="22"/>
                <w:szCs w:val="22"/>
              </w:rPr>
            </w:pPr>
            <w:r w:rsidDel="00000000" w:rsidR="00000000" w:rsidRPr="00000000">
              <w:rPr>
                <w:rFonts w:ascii="q_5" w:cs="q_5" w:eastAsia="q_5" w:hAnsi="q_5"/>
                <w:sz w:val="22"/>
                <w:szCs w:val="22"/>
                <w:rtl w:val="0"/>
              </w:rPr>
              <w:t xml:space="preserve">10. United Kingdom</w:t>
            </w:r>
          </w:p>
        </w:tc>
        <w:tc>
          <w:tcPr/>
          <w:p w:rsidR="00000000" w:rsidDel="00000000" w:rsidP="00000000" w:rsidRDefault="00000000" w:rsidRPr="00000000" w14:paraId="000000E3">
            <w:pPr>
              <w:rPr>
                <w:rFonts w:ascii="q_5" w:cs="q_5" w:eastAsia="q_5" w:hAnsi="q_5"/>
                <w:sz w:val="22"/>
                <w:szCs w:val="22"/>
              </w:rPr>
            </w:pPr>
            <w:r w:rsidDel="00000000" w:rsidR="00000000" w:rsidRPr="00000000">
              <w:rPr>
                <w:rFonts w:ascii="q_5" w:cs="q_5" w:eastAsia="q_5" w:hAnsi="q_5"/>
                <w:sz w:val="22"/>
                <w:szCs w:val="22"/>
                <w:rtl w:val="0"/>
              </w:rPr>
              <w:t xml:space="preserve">1. 29.44%</w:t>
            </w:r>
          </w:p>
          <w:p w:rsidR="00000000" w:rsidDel="00000000" w:rsidP="00000000" w:rsidRDefault="00000000" w:rsidRPr="00000000" w14:paraId="000000E4">
            <w:pPr>
              <w:rPr>
                <w:rFonts w:ascii="q_5" w:cs="q_5" w:eastAsia="q_5" w:hAnsi="q_5"/>
                <w:sz w:val="22"/>
                <w:szCs w:val="22"/>
              </w:rPr>
            </w:pPr>
            <w:r w:rsidDel="00000000" w:rsidR="00000000" w:rsidRPr="00000000">
              <w:rPr>
                <w:rFonts w:ascii="q_5" w:cs="q_5" w:eastAsia="q_5" w:hAnsi="q_5"/>
                <w:sz w:val="22"/>
                <w:szCs w:val="22"/>
                <w:rtl w:val="0"/>
              </w:rPr>
              <w:t xml:space="preserve">2. 19.87%</w:t>
            </w:r>
          </w:p>
          <w:p w:rsidR="00000000" w:rsidDel="00000000" w:rsidP="00000000" w:rsidRDefault="00000000" w:rsidRPr="00000000" w14:paraId="000000E5">
            <w:pPr>
              <w:rPr>
                <w:rFonts w:ascii="q_5" w:cs="q_5" w:eastAsia="q_5" w:hAnsi="q_5"/>
                <w:sz w:val="22"/>
                <w:szCs w:val="22"/>
              </w:rPr>
            </w:pPr>
            <w:r w:rsidDel="00000000" w:rsidR="00000000" w:rsidRPr="00000000">
              <w:rPr>
                <w:rFonts w:ascii="q_5" w:cs="q_5" w:eastAsia="q_5" w:hAnsi="q_5"/>
                <w:sz w:val="22"/>
                <w:szCs w:val="22"/>
                <w:rtl w:val="0"/>
              </w:rPr>
              <w:t xml:space="preserve">3. 19.4%</w:t>
            </w:r>
          </w:p>
          <w:p w:rsidR="00000000" w:rsidDel="00000000" w:rsidP="00000000" w:rsidRDefault="00000000" w:rsidRPr="00000000" w14:paraId="000000E6">
            <w:pPr>
              <w:rPr>
                <w:rFonts w:ascii="q_5" w:cs="q_5" w:eastAsia="q_5" w:hAnsi="q_5"/>
                <w:sz w:val="22"/>
                <w:szCs w:val="22"/>
              </w:rPr>
            </w:pPr>
            <w:r w:rsidDel="00000000" w:rsidR="00000000" w:rsidRPr="00000000">
              <w:rPr>
                <w:rFonts w:ascii="q_5" w:cs="q_5" w:eastAsia="q_5" w:hAnsi="q_5"/>
                <w:sz w:val="22"/>
                <w:szCs w:val="22"/>
                <w:rtl w:val="0"/>
              </w:rPr>
              <w:t xml:space="preserve">4. 8.29%</w:t>
            </w:r>
          </w:p>
          <w:p w:rsidR="00000000" w:rsidDel="00000000" w:rsidP="00000000" w:rsidRDefault="00000000" w:rsidRPr="00000000" w14:paraId="000000E7">
            <w:pPr>
              <w:rPr>
                <w:rFonts w:ascii="q_5" w:cs="q_5" w:eastAsia="q_5" w:hAnsi="q_5"/>
                <w:sz w:val="22"/>
                <w:szCs w:val="22"/>
              </w:rPr>
            </w:pPr>
            <w:r w:rsidDel="00000000" w:rsidR="00000000" w:rsidRPr="00000000">
              <w:rPr>
                <w:rFonts w:ascii="q_5" w:cs="q_5" w:eastAsia="q_5" w:hAnsi="q_5"/>
                <w:sz w:val="22"/>
                <w:szCs w:val="22"/>
                <w:rtl w:val="0"/>
              </w:rPr>
              <w:t xml:space="preserve">5. 5.31%</w:t>
            </w:r>
          </w:p>
          <w:p w:rsidR="00000000" w:rsidDel="00000000" w:rsidP="00000000" w:rsidRDefault="00000000" w:rsidRPr="00000000" w14:paraId="000000E8">
            <w:pPr>
              <w:rPr>
                <w:rFonts w:ascii="q_5" w:cs="q_5" w:eastAsia="q_5" w:hAnsi="q_5"/>
                <w:sz w:val="22"/>
                <w:szCs w:val="22"/>
              </w:rPr>
            </w:pPr>
            <w:r w:rsidDel="00000000" w:rsidR="00000000" w:rsidRPr="00000000">
              <w:rPr>
                <w:rFonts w:ascii="q_5" w:cs="q_5" w:eastAsia="q_5" w:hAnsi="q_5"/>
                <w:sz w:val="22"/>
                <w:szCs w:val="22"/>
                <w:rtl w:val="0"/>
              </w:rPr>
              <w:t xml:space="preserve">6. 4.93%</w:t>
            </w:r>
          </w:p>
          <w:p w:rsidR="00000000" w:rsidDel="00000000" w:rsidP="00000000" w:rsidRDefault="00000000" w:rsidRPr="00000000" w14:paraId="000000E9">
            <w:pPr>
              <w:rPr>
                <w:rFonts w:ascii="q_5" w:cs="q_5" w:eastAsia="q_5" w:hAnsi="q_5"/>
                <w:sz w:val="22"/>
                <w:szCs w:val="22"/>
              </w:rPr>
            </w:pPr>
            <w:r w:rsidDel="00000000" w:rsidR="00000000" w:rsidRPr="00000000">
              <w:rPr>
                <w:rFonts w:ascii="q_5" w:cs="q_5" w:eastAsia="q_5" w:hAnsi="q_5"/>
                <w:sz w:val="22"/>
                <w:szCs w:val="22"/>
                <w:rtl w:val="0"/>
              </w:rPr>
              <w:t xml:space="preserve">7. 4.46%</w:t>
            </w:r>
          </w:p>
          <w:p w:rsidR="00000000" w:rsidDel="00000000" w:rsidP="00000000" w:rsidRDefault="00000000" w:rsidRPr="00000000" w14:paraId="000000EA">
            <w:pPr>
              <w:rPr>
                <w:rFonts w:ascii="q_5" w:cs="q_5" w:eastAsia="q_5" w:hAnsi="q_5"/>
                <w:sz w:val="22"/>
                <w:szCs w:val="22"/>
              </w:rPr>
            </w:pPr>
            <w:r w:rsidDel="00000000" w:rsidR="00000000" w:rsidRPr="00000000">
              <w:rPr>
                <w:rFonts w:ascii="q_5" w:cs="q_5" w:eastAsia="q_5" w:hAnsi="q_5"/>
                <w:sz w:val="22"/>
                <w:szCs w:val="22"/>
                <w:rtl w:val="0"/>
              </w:rPr>
              <w:t xml:space="preserve">8. 4.16%</w:t>
            </w:r>
          </w:p>
          <w:p w:rsidR="00000000" w:rsidDel="00000000" w:rsidP="00000000" w:rsidRDefault="00000000" w:rsidRPr="00000000" w14:paraId="000000EB">
            <w:pPr>
              <w:rPr>
                <w:rFonts w:ascii="q_5" w:cs="q_5" w:eastAsia="q_5" w:hAnsi="q_5"/>
                <w:sz w:val="22"/>
                <w:szCs w:val="22"/>
              </w:rPr>
            </w:pPr>
            <w:r w:rsidDel="00000000" w:rsidR="00000000" w:rsidRPr="00000000">
              <w:rPr>
                <w:rFonts w:ascii="q_5" w:cs="q_5" w:eastAsia="q_5" w:hAnsi="q_5"/>
                <w:sz w:val="22"/>
                <w:szCs w:val="22"/>
                <w:rtl w:val="0"/>
              </w:rPr>
              <w:t xml:space="preserve">9. 2.91%</w:t>
            </w:r>
          </w:p>
          <w:p w:rsidR="00000000" w:rsidDel="00000000" w:rsidP="00000000" w:rsidRDefault="00000000" w:rsidRPr="00000000" w14:paraId="000000EC">
            <w:pPr>
              <w:rPr>
                <w:rFonts w:ascii="q_5" w:cs="q_5" w:eastAsia="q_5" w:hAnsi="q_5"/>
                <w:sz w:val="22"/>
                <w:szCs w:val="22"/>
              </w:rPr>
            </w:pPr>
            <w:r w:rsidDel="00000000" w:rsidR="00000000" w:rsidRPr="00000000">
              <w:rPr>
                <w:rFonts w:ascii="q_5" w:cs="q_5" w:eastAsia="q_5" w:hAnsi="q_5"/>
                <w:sz w:val="22"/>
                <w:szCs w:val="22"/>
                <w:rtl w:val="0"/>
              </w:rPr>
              <w:t xml:space="preserve">10. 2.21%</w:t>
            </w:r>
          </w:p>
        </w:tc>
      </w:tr>
    </w:tbl>
    <w:p w:rsidR="00000000" w:rsidDel="00000000" w:rsidP="00000000" w:rsidRDefault="00000000" w:rsidRPr="00000000" w14:paraId="000000ED">
      <w:pPr>
        <w:ind w:left="708" w:firstLine="0"/>
        <w:rPr>
          <w:rFonts w:ascii="q_5" w:cs="q_5" w:eastAsia="q_5" w:hAnsi="q_5"/>
          <w:color w:val="434343"/>
          <w:sz w:val="22"/>
          <w:szCs w:val="22"/>
        </w:rPr>
      </w:pPr>
      <w:r w:rsidDel="00000000" w:rsidR="00000000" w:rsidRPr="00000000">
        <w:rPr>
          <w:rtl w:val="0"/>
        </w:rPr>
      </w:r>
    </w:p>
    <w:p w:rsidR="00000000" w:rsidDel="00000000" w:rsidP="00000000" w:rsidRDefault="00000000" w:rsidRPr="00000000" w14:paraId="000000EE">
      <w:pPr>
        <w:rPr>
          <w:rFonts w:ascii="q_5" w:cs="q_5" w:eastAsia="q_5" w:hAnsi="q_5"/>
          <w:b w:val="1"/>
          <w:bCs w:val="1"/>
          <w:color w:val="000000"/>
          <w:sz w:val="22"/>
          <w:szCs w:val="22"/>
        </w:rPr>
      </w:pPr>
      <w:r w:rsidDel="00000000" w:rsidR="00000000" w:rsidRPr="00000000">
        <w:rPr>
          <w:rtl w:val="0"/>
        </w:rPr>
      </w:r>
    </w:p>
    <w:p w:rsidR="00000000" w:rsidDel="00000000" w:rsidP="00000000" w:rsidRDefault="00000000" w:rsidRPr="00000000" w14:paraId="000000EF">
      <w:pPr>
        <w:rPr>
          <w:rFonts w:ascii="q_5" w:cs="q_5" w:eastAsia="q_5" w:hAnsi="q_5"/>
          <w:b w:val="1"/>
          <w:bCs w:val="1"/>
          <w:color w:val="000000"/>
          <w:sz w:val="22"/>
          <w:szCs w:val="22"/>
        </w:rPr>
      </w:pPr>
      <w:r w:rsidDel="00000000" w:rsidR="00000000" w:rsidRPr="00000000">
        <w:rPr>
          <w:rFonts w:ascii="q_5" w:cs="q_5" w:eastAsia="q_5" w:hAnsi="q_5"/>
          <w:b w:val="1"/>
          <w:bCs w:val="1"/>
          <w:color w:val="000000"/>
          <w:sz w:val="22"/>
          <w:szCs w:val="22"/>
          <w:rtl w:val="0"/>
        </w:rPr>
        <w:t xml:space="preserve">Geographic distribution of users - as indicated by Uniq</w:t>
      </w:r>
      <w:r w:rsidDel="00000000" w:rsidR="00000000" w:rsidRPr="00000000">
        <w:rPr>
          <w:rFonts w:ascii="q_5" w:cs="q_5" w:eastAsia="q_5" w:hAnsi="q_5"/>
          <w:b w:val="1"/>
          <w:bCs w:val="1"/>
          <w:color w:val="000000"/>
          <w:sz w:val="22"/>
          <w:szCs w:val="22"/>
          <w:rtl w:val="0"/>
        </w:rPr>
        <w:t xml:space="preserve">ue IP addresses</w:t>
      </w:r>
      <w:r w:rsidDel="00000000" w:rsidR="00000000" w:rsidRPr="00000000">
        <w:rPr>
          <w:rtl w:val="0"/>
        </w:rPr>
      </w:r>
    </w:p>
    <w:p w:rsidR="00000000" w:rsidDel="00000000" w:rsidP="00000000" w:rsidRDefault="00000000" w:rsidRPr="00000000" w14:paraId="000000F0">
      <w:pPr>
        <w:rPr>
          <w:rFonts w:ascii="q_5" w:cs="q_5" w:eastAsia="q_5" w:hAnsi="q_5"/>
          <w:color w:val="434343"/>
          <w:sz w:val="22"/>
          <w:szCs w:val="22"/>
        </w:rPr>
      </w:pPr>
      <w:r w:rsidDel="00000000" w:rsidR="00000000" w:rsidRPr="00000000">
        <w:rPr>
          <w:rtl w:val="0"/>
        </w:rPr>
      </w:r>
    </w:p>
    <w:p w:rsidR="00000000" w:rsidDel="00000000" w:rsidP="00000000" w:rsidRDefault="00000000" w:rsidRPr="00000000" w14:paraId="000000F1">
      <w:pPr>
        <w:rPr>
          <w:rFonts w:ascii="q_5" w:cs="q_5" w:eastAsia="q_5" w:hAnsi="q_5"/>
          <w:color w:val="434343"/>
          <w:sz w:val="22"/>
          <w:szCs w:val="22"/>
        </w:rPr>
      </w:pPr>
      <w:r w:rsidDel="00000000" w:rsidR="00000000" w:rsidRPr="00000000">
        <w:rPr>
          <w:rFonts w:ascii="q_5" w:cs="q_5" w:eastAsia="q_5" w:hAnsi="q_5"/>
          <w:color w:val="434343"/>
          <w:sz w:val="22"/>
          <w:szCs w:val="22"/>
          <w:rtl w:val="0"/>
        </w:rPr>
        <w:t xml:space="preserve">2a.iii.3 Including the top 10 countries listed above in 2a.iii.2, how many countries (by unique IP address) are represented in the user base? Please describe how the user base is distributed between the countries.</w:t>
      </w:r>
    </w:p>
    <w:p w:rsidR="00000000" w:rsidDel="00000000" w:rsidP="00000000" w:rsidRDefault="00000000" w:rsidRPr="00000000" w14:paraId="000000F2">
      <w:pPr>
        <w:rPr>
          <w:rFonts w:ascii="q_5" w:cs="q_5" w:eastAsia="q_5" w:hAnsi="q_5"/>
          <w:color w:val="434343"/>
          <w:sz w:val="22"/>
          <w:szCs w:val="22"/>
        </w:rPr>
      </w:pPr>
      <w:r w:rsidDel="00000000" w:rsidR="00000000" w:rsidRPr="00000000">
        <w:rPr>
          <w:rtl w:val="0"/>
        </w:rPr>
      </w:r>
    </w:p>
    <w:p w:rsidR="00000000" w:rsidDel="00000000" w:rsidP="00000000" w:rsidRDefault="00000000" w:rsidRPr="00000000" w14:paraId="000000F3">
      <w:pPr>
        <w:rPr>
          <w:rFonts w:ascii="q_5" w:cs="q_5" w:eastAsia="q_5" w:hAnsi="q_5"/>
          <w:color w:val="000000"/>
          <w:sz w:val="22"/>
          <w:szCs w:val="22"/>
        </w:rPr>
      </w:pPr>
      <w:r w:rsidDel="00000000" w:rsidR="00000000" w:rsidRPr="00000000">
        <w:rPr>
          <w:rFonts w:ascii="q_5" w:cs="q_5" w:eastAsia="q_5" w:hAnsi="q_5"/>
          <w:color w:val="000000"/>
          <w:sz w:val="22"/>
          <w:szCs w:val="22"/>
          <w:rtl w:val="0"/>
        </w:rPr>
        <w:t xml:space="preserve">[Maximum 100 words]</w:t>
      </w:r>
    </w:p>
    <w:p w:rsidR="00000000" w:rsidDel="00000000" w:rsidP="00000000" w:rsidRDefault="00000000" w:rsidRPr="00000000" w14:paraId="000000F4">
      <w:pPr>
        <w:rPr>
          <w:rFonts w:ascii="q_5" w:cs="q_5" w:eastAsia="q_5" w:hAnsi="q_5"/>
          <w:sz w:val="22"/>
          <w:szCs w:val="22"/>
        </w:rPr>
      </w:pPr>
      <w:r w:rsidDel="00000000" w:rsidR="00000000" w:rsidRPr="00000000">
        <w:rPr>
          <w:rtl w:val="0"/>
        </w:rPr>
      </w:r>
    </w:p>
    <w:p w:rsidR="00000000" w:rsidDel="00000000" w:rsidP="00000000" w:rsidRDefault="00000000" w:rsidRPr="00000000" w14:paraId="000000F5">
      <w:pPr>
        <w:rPr>
          <w:rFonts w:ascii="q_5" w:cs="q_5" w:eastAsia="q_5" w:hAnsi="q_5"/>
          <w:sz w:val="22"/>
          <w:szCs w:val="22"/>
        </w:rPr>
      </w:pPr>
      <w:r w:rsidDel="00000000" w:rsidR="00000000" w:rsidRPr="00000000">
        <w:rPr>
          <w:rFonts w:ascii="q_5" w:cs="q_5" w:eastAsia="q_5" w:hAnsi="q_5"/>
          <w:sz w:val="22"/>
          <w:szCs w:val="22"/>
          <w:rtl w:val="0"/>
        </w:rPr>
        <w:t xml:space="preserve">During the representative 12-month period, users from </w:t>
      </w:r>
      <w:r w:rsidDel="00000000" w:rsidR="00000000" w:rsidRPr="00000000">
        <w:rPr>
          <w:rFonts w:ascii="q_5" w:cs="q_5" w:eastAsia="q_5" w:hAnsi="q_5"/>
          <w:b w:val="1"/>
          <w:bCs w:val="1"/>
          <w:sz w:val="22"/>
          <w:szCs w:val="22"/>
          <w:rtl w:val="0"/>
        </w:rPr>
        <w:t xml:space="preserve">over 90 countries</w:t>
      </w:r>
      <w:r w:rsidDel="00000000" w:rsidR="00000000" w:rsidRPr="00000000">
        <w:rPr>
          <w:rFonts w:ascii="q_5" w:cs="q_5" w:eastAsia="q_5" w:hAnsi="q_5"/>
          <w:sz w:val="22"/>
          <w:szCs w:val="22"/>
          <w:rtl w:val="0"/>
        </w:rPr>
        <w:t xml:space="preserve"> accessed the biodata resource, reflecting a strong global reach. While only 7.73% of users originated from the host country, the remaining </w:t>
      </w:r>
      <w:r w:rsidDel="00000000" w:rsidR="00000000" w:rsidRPr="00000000">
        <w:rPr>
          <w:rFonts w:ascii="q_5" w:cs="q_5" w:eastAsia="q_5" w:hAnsi="q_5"/>
          <w:b w:val="1"/>
          <w:bCs w:val="1"/>
          <w:sz w:val="22"/>
          <w:szCs w:val="22"/>
          <w:rtl w:val="0"/>
        </w:rPr>
        <w:t xml:space="preserve">92.27%</w:t>
      </w:r>
      <w:r w:rsidDel="00000000" w:rsidR="00000000" w:rsidRPr="00000000">
        <w:rPr>
          <w:rFonts w:ascii="q_5" w:cs="q_5" w:eastAsia="q_5" w:hAnsi="q_5"/>
          <w:sz w:val="22"/>
          <w:szCs w:val="22"/>
          <w:rtl w:val="0"/>
        </w:rPr>
        <w:t xml:space="preserve"> accessed the resource from abroad. The top 10 countries alone account for over </w:t>
      </w:r>
      <w:r w:rsidDel="00000000" w:rsidR="00000000" w:rsidRPr="00000000">
        <w:rPr>
          <w:rFonts w:ascii="q_5" w:cs="q_5" w:eastAsia="q_5" w:hAnsi="q_5"/>
          <w:b w:val="1"/>
          <w:bCs w:val="1"/>
          <w:sz w:val="22"/>
          <w:szCs w:val="22"/>
          <w:rtl w:val="0"/>
        </w:rPr>
        <w:t xml:space="preserve">78%</w:t>
      </w:r>
      <w:r w:rsidDel="00000000" w:rsidR="00000000" w:rsidRPr="00000000">
        <w:rPr>
          <w:rFonts w:ascii="q_5" w:cs="q_5" w:eastAsia="q_5" w:hAnsi="q_5"/>
          <w:sz w:val="22"/>
          <w:szCs w:val="22"/>
          <w:rtl w:val="0"/>
        </w:rPr>
        <w:t xml:space="preserve"> of the total unique IP usage, led by the United States (24.95%), China (12.32%), and Germany (10.24%). This diverse geographic distribution highlights the resource's international relevance and widespread adoption in the global scientific community.</w:t>
      </w:r>
    </w:p>
    <w:p w:rsidR="00000000" w:rsidDel="00000000" w:rsidP="00000000" w:rsidRDefault="00000000" w:rsidRPr="00000000" w14:paraId="000000F6">
      <w:pPr>
        <w:rPr>
          <w:rFonts w:ascii="q_5" w:cs="q_5" w:eastAsia="q_5" w:hAnsi="q_5"/>
          <w:sz w:val="22"/>
          <w:szCs w:val="22"/>
        </w:rPr>
      </w:pPr>
      <w:r w:rsidDel="00000000" w:rsidR="00000000" w:rsidRPr="00000000">
        <w:rPr>
          <w:rFonts w:ascii="q_5" w:cs="q_5" w:eastAsia="q_5" w:hAnsi="q_5"/>
          <w:sz w:val="22"/>
          <w:szCs w:val="22"/>
        </w:rPr>
        <w:drawing>
          <wp:inline distB="114300" distT="114300" distL="114300" distR="114300">
            <wp:extent cx="4485640" cy="2871114"/>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485640" cy="2871114"/>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rPr>
          <w:rFonts w:ascii="q_5" w:cs="q_5" w:eastAsia="q_5" w:hAnsi="q_5"/>
          <w:color w:val="000000"/>
          <w:sz w:val="22"/>
          <w:szCs w:val="22"/>
        </w:rPr>
      </w:pPr>
      <w:r w:rsidDel="00000000" w:rsidR="00000000" w:rsidRPr="00000000">
        <w:rPr>
          <w:rtl w:val="0"/>
        </w:rPr>
      </w:r>
    </w:p>
    <w:p w:rsidR="00000000" w:rsidDel="00000000" w:rsidP="00000000" w:rsidRDefault="00000000" w:rsidRPr="00000000" w14:paraId="000000F8">
      <w:pPr>
        <w:rPr>
          <w:rFonts w:ascii="q_5" w:cs="q_5" w:eastAsia="q_5" w:hAnsi="q_5"/>
          <w:color w:val="434343"/>
          <w:sz w:val="22"/>
          <w:szCs w:val="22"/>
        </w:rPr>
      </w:pPr>
      <w:r w:rsidDel="00000000" w:rsidR="00000000" w:rsidRPr="00000000">
        <w:rPr>
          <w:rFonts w:ascii="q_5" w:cs="q_5" w:eastAsia="q_5" w:hAnsi="q_5"/>
          <w:color w:val="434343"/>
          <w:sz w:val="22"/>
          <w:szCs w:val="22"/>
          <w:rtl w:val="0"/>
        </w:rPr>
        <w:t xml:space="preserve">Please describe the basis on which the 2a.iii statements for this geographic</w:t>
      </w:r>
      <w:r w:rsidDel="00000000" w:rsidR="00000000" w:rsidRPr="00000000">
        <w:rPr>
          <w:rFonts w:ascii="q_5" w:cs="q_5" w:eastAsia="q_5" w:hAnsi="q_5"/>
          <w:color w:val="434343"/>
          <w:sz w:val="22"/>
          <w:szCs w:val="22"/>
          <w:rtl w:val="0"/>
        </w:rPr>
        <w:t xml:space="preserve"> distribution</w:t>
      </w:r>
      <w:r w:rsidDel="00000000" w:rsidR="00000000" w:rsidRPr="00000000">
        <w:rPr>
          <w:rFonts w:ascii="q_5" w:cs="q_5" w:eastAsia="q_5" w:hAnsi="q_5"/>
          <w:color w:val="434343"/>
          <w:sz w:val="22"/>
          <w:szCs w:val="22"/>
          <w:rtl w:val="0"/>
        </w:rPr>
        <w:t xml:space="preserve"> indicator are made including the technology/methodology used e.g. Google Analytics, or resource-specific customised software.</w:t>
      </w:r>
    </w:p>
    <w:p w:rsidR="00000000" w:rsidDel="00000000" w:rsidP="00000000" w:rsidRDefault="00000000" w:rsidRPr="00000000" w14:paraId="000000F9">
      <w:pPr>
        <w:rPr>
          <w:rFonts w:ascii="q_5" w:cs="q_5" w:eastAsia="q_5" w:hAnsi="q_5"/>
          <w:color w:val="434343"/>
          <w:sz w:val="22"/>
          <w:szCs w:val="22"/>
        </w:rPr>
      </w:pPr>
      <w:r w:rsidDel="00000000" w:rsidR="00000000" w:rsidRPr="00000000">
        <w:rPr>
          <w:rtl w:val="0"/>
        </w:rPr>
      </w:r>
    </w:p>
    <w:p w:rsidR="00000000" w:rsidDel="00000000" w:rsidP="00000000" w:rsidRDefault="00000000" w:rsidRPr="00000000" w14:paraId="000000FA">
      <w:pPr>
        <w:rPr>
          <w:rFonts w:ascii="q_5" w:cs="q_5" w:eastAsia="q_5" w:hAnsi="q_5"/>
          <w:color w:val="000000"/>
          <w:sz w:val="22"/>
          <w:szCs w:val="22"/>
        </w:rPr>
      </w:pPr>
      <w:r w:rsidDel="00000000" w:rsidR="00000000" w:rsidRPr="00000000">
        <w:rPr>
          <w:rFonts w:ascii="q_5" w:cs="q_5" w:eastAsia="q_5" w:hAnsi="q_5"/>
          <w:color w:val="000000"/>
          <w:sz w:val="22"/>
          <w:szCs w:val="22"/>
          <w:rtl w:val="0"/>
        </w:rPr>
        <w:t xml:space="preserve">[Maximum 100 words]</w:t>
      </w:r>
    </w:p>
    <w:p w:rsidR="00000000" w:rsidDel="00000000" w:rsidP="00000000" w:rsidRDefault="00000000" w:rsidRPr="00000000" w14:paraId="000000FB">
      <w:pPr>
        <w:rPr>
          <w:rFonts w:ascii="q_5" w:cs="q_5" w:eastAsia="q_5" w:hAnsi="q_5"/>
          <w:color w:val="000000"/>
          <w:sz w:val="22"/>
          <w:szCs w:val="22"/>
        </w:rPr>
      </w:pPr>
      <w:r w:rsidDel="00000000" w:rsidR="00000000" w:rsidRPr="00000000">
        <w:rPr>
          <w:rtl w:val="0"/>
        </w:rPr>
      </w:r>
    </w:p>
    <w:p w:rsidR="00000000" w:rsidDel="00000000" w:rsidP="00000000" w:rsidRDefault="00000000" w:rsidRPr="00000000" w14:paraId="000000FC">
      <w:pPr>
        <w:rPr>
          <w:rFonts w:ascii="q_5" w:cs="q_5" w:eastAsia="q_5" w:hAnsi="q_5"/>
          <w:sz w:val="22"/>
          <w:szCs w:val="22"/>
        </w:rPr>
      </w:pPr>
      <w:r w:rsidDel="00000000" w:rsidR="00000000" w:rsidRPr="00000000">
        <w:rPr>
          <w:rFonts w:ascii="q_5" w:cs="q_5" w:eastAsia="q_5" w:hAnsi="q_5"/>
          <w:sz w:val="22"/>
          <w:szCs w:val="22"/>
          <w:rtl w:val="0"/>
        </w:rPr>
        <w:t xml:space="preserve">The geographic distribution data presented in section 2a.iii are based on web traffic analysis performed using Google Analytics. This tool tracks user sessions and captures geographic location through IP address resolution. Unique IP addresses are used to estimate the number of distinct users accessing the resource. The data were collected over a representative 12-month period and analyzed to determine the percentage of users from within and outside the host country, as well as the top contributing countries worldwide.</w:t>
      </w:r>
    </w:p>
    <w:p w:rsidR="00000000" w:rsidDel="00000000" w:rsidP="00000000" w:rsidRDefault="00000000" w:rsidRPr="00000000" w14:paraId="000000FD">
      <w:pPr>
        <w:rPr>
          <w:rFonts w:ascii="q_5" w:cs="q_5" w:eastAsia="q_5" w:hAnsi="q_5"/>
          <w:sz w:val="22"/>
          <w:szCs w:val="22"/>
        </w:rPr>
      </w:pPr>
      <w:r w:rsidDel="00000000" w:rsidR="00000000" w:rsidRPr="00000000">
        <w:rPr>
          <w:rtl w:val="0"/>
        </w:rPr>
      </w:r>
    </w:p>
    <w:p w:rsidR="00000000" w:rsidDel="00000000" w:rsidP="00000000" w:rsidRDefault="00000000" w:rsidRPr="00000000" w14:paraId="000000FE">
      <w:pPr>
        <w:rPr>
          <w:rFonts w:ascii="q_5" w:cs="q_5" w:eastAsia="q_5" w:hAnsi="q_5"/>
          <w:sz w:val="22"/>
          <w:szCs w:val="22"/>
        </w:rPr>
      </w:pPr>
      <w:r w:rsidDel="00000000" w:rsidR="00000000" w:rsidRPr="00000000">
        <w:rPr>
          <w:rtl w:val="0"/>
        </w:rPr>
      </w:r>
    </w:p>
    <w:p w:rsidR="00000000" w:rsidDel="00000000" w:rsidP="00000000" w:rsidRDefault="00000000" w:rsidRPr="00000000" w14:paraId="000000FF">
      <w:pPr>
        <w:rPr>
          <w:rFonts w:ascii="q_5" w:cs="q_5" w:eastAsia="q_5" w:hAnsi="q_5"/>
          <w:sz w:val="22"/>
          <w:szCs w:val="22"/>
        </w:rPr>
      </w:pPr>
      <w:r w:rsidDel="00000000" w:rsidR="00000000" w:rsidRPr="00000000">
        <w:rPr>
          <w:rtl w:val="0"/>
        </w:rPr>
      </w:r>
    </w:p>
    <w:p w:rsidR="00000000" w:rsidDel="00000000" w:rsidP="00000000" w:rsidRDefault="00000000" w:rsidRPr="00000000" w14:paraId="00000100">
      <w:pPr>
        <w:rPr>
          <w:rFonts w:ascii="q_5" w:cs="q_5" w:eastAsia="q_5" w:hAnsi="q_5"/>
          <w:color w:val="434343"/>
          <w:sz w:val="22"/>
          <w:szCs w:val="22"/>
        </w:rPr>
      </w:pPr>
      <w:r w:rsidDel="00000000" w:rsidR="00000000" w:rsidRPr="00000000">
        <w:rPr>
          <w:rFonts w:ascii="q_5" w:cs="q_5" w:eastAsia="q_5" w:hAnsi="q_5"/>
          <w:color w:val="434343"/>
          <w:sz w:val="22"/>
          <w:szCs w:val="22"/>
          <w:rtl w:val="0"/>
        </w:rPr>
        <w:t xml:space="preserve">Please state the 12 month period used to answer questions in this section 2a.iii:</w:t>
      </w:r>
    </w:p>
    <w:p w:rsidR="00000000" w:rsidDel="00000000" w:rsidP="00000000" w:rsidRDefault="00000000" w:rsidRPr="00000000" w14:paraId="00000101">
      <w:pPr>
        <w:rPr>
          <w:rFonts w:ascii="q_5" w:cs="q_5" w:eastAsia="q_5" w:hAnsi="q_5"/>
          <w:color w:val="434343"/>
          <w:sz w:val="22"/>
          <w:szCs w:val="22"/>
        </w:rPr>
      </w:pPr>
      <w:r w:rsidDel="00000000" w:rsidR="00000000" w:rsidRPr="00000000">
        <w:rPr>
          <w:rtl w:val="0"/>
        </w:rPr>
      </w:r>
    </w:p>
    <w:p w:rsidR="00000000" w:rsidDel="00000000" w:rsidP="00000000" w:rsidRDefault="00000000" w:rsidRPr="00000000" w14:paraId="00000102">
      <w:pPr>
        <w:rPr>
          <w:rFonts w:ascii="q_5" w:cs="q_5" w:eastAsia="q_5" w:hAnsi="q_5"/>
          <w:color w:val="000000"/>
          <w:sz w:val="22"/>
          <w:szCs w:val="22"/>
        </w:rPr>
      </w:pPr>
      <w:sdt>
        <w:sdtPr>
          <w:id w:val="-1749273810"/>
          <w:tag w:val="goog_rdk_26"/>
        </w:sdtPr>
        <w:sdtContent>
          <w:commentRangeStart w:id="2"/>
        </w:sdtContent>
      </w:sdt>
      <w:r w:rsidDel="00000000" w:rsidR="00000000" w:rsidRPr="00000000">
        <w:rPr>
          <w:rFonts w:ascii="q_5" w:cs="q_5" w:eastAsia="q_5" w:hAnsi="q_5"/>
          <w:b w:val="1"/>
          <w:bCs w:val="1"/>
          <w:sz w:val="22"/>
          <w:szCs w:val="22"/>
          <w:rtl w:val="0"/>
        </w:rPr>
        <w:t xml:space="preserve">04/2023 – 03/2024</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03">
      <w:pPr>
        <w:rPr>
          <w:rFonts w:ascii="q_5" w:cs="q_5" w:eastAsia="q_5" w:hAnsi="q_5"/>
          <w:color w:val="000000"/>
          <w:sz w:val="22"/>
          <w:szCs w:val="22"/>
        </w:rPr>
      </w:pPr>
      <w:r w:rsidDel="00000000" w:rsidR="00000000" w:rsidRPr="00000000">
        <w:rPr>
          <w:rtl w:val="0"/>
        </w:rPr>
      </w:r>
    </w:p>
    <w:p w:rsidR="00000000" w:rsidDel="00000000" w:rsidP="00000000" w:rsidRDefault="00000000" w:rsidRPr="00000000" w14:paraId="00000104">
      <w:pPr>
        <w:rPr>
          <w:rFonts w:ascii="q_5" w:cs="q_5" w:eastAsia="q_5" w:hAnsi="q_5"/>
          <w:color w:val="000000"/>
          <w:sz w:val="22"/>
          <w:szCs w:val="22"/>
        </w:rPr>
      </w:pPr>
      <w:r w:rsidDel="00000000" w:rsidR="00000000" w:rsidRPr="00000000">
        <w:rPr>
          <w:rtl w:val="0"/>
        </w:rPr>
      </w:r>
    </w:p>
    <w:p w:rsidR="00000000" w:rsidDel="00000000" w:rsidP="00000000" w:rsidRDefault="00000000" w:rsidRPr="00000000" w14:paraId="00000105">
      <w:pPr>
        <w:rPr>
          <w:rFonts w:ascii="q_5" w:cs="q_5" w:eastAsia="q_5" w:hAnsi="q_5"/>
          <w:b w:val="1"/>
          <w:bCs w:val="1"/>
          <w:color w:val="000000"/>
          <w:sz w:val="22"/>
          <w:szCs w:val="22"/>
        </w:rPr>
      </w:pPr>
      <w:r w:rsidDel="00000000" w:rsidR="00000000" w:rsidRPr="00000000">
        <w:rPr>
          <w:rFonts w:ascii="q_5" w:cs="q_5" w:eastAsia="q_5" w:hAnsi="q_5"/>
          <w:b w:val="1"/>
          <w:bCs w:val="1"/>
          <w:color w:val="000000"/>
          <w:sz w:val="22"/>
          <w:szCs w:val="22"/>
          <w:rtl w:val="0"/>
        </w:rPr>
        <w:t xml:space="preserve">2a.iv: Biodata Res</w:t>
      </w:r>
      <w:sdt>
        <w:sdtPr>
          <w:id w:val="950206005"/>
          <w:tag w:val="goog_rdk_27"/>
        </w:sdtPr>
        <w:sdtContent>
          <w:commentRangeStart w:id="3"/>
        </w:sdtContent>
      </w:sdt>
      <w:r w:rsidDel="00000000" w:rsidR="00000000" w:rsidRPr="00000000">
        <w:rPr>
          <w:rFonts w:ascii="q_5" w:cs="q_5" w:eastAsia="q_5" w:hAnsi="q_5"/>
          <w:b w:val="1"/>
          <w:bCs w:val="1"/>
          <w:color w:val="000000"/>
          <w:sz w:val="22"/>
          <w:szCs w:val="22"/>
          <w:rtl w:val="0"/>
        </w:rPr>
        <w:t xml:space="preserve">ource Usage</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06">
      <w:pPr>
        <w:rPr>
          <w:rFonts w:ascii="q_5" w:cs="q_5" w:eastAsia="q_5" w:hAnsi="q_5"/>
          <w:color w:val="000000"/>
          <w:sz w:val="22"/>
          <w:szCs w:val="22"/>
        </w:rPr>
      </w:pPr>
      <w:r w:rsidDel="00000000" w:rsidR="00000000" w:rsidRPr="00000000">
        <w:rPr>
          <w:rFonts w:ascii="q_5" w:cs="q_5" w:eastAsia="q_5" w:hAnsi="q_5"/>
          <w:color w:val="000000"/>
          <w:sz w:val="22"/>
          <w:szCs w:val="22"/>
          <w:rtl w:val="0"/>
        </w:rPr>
        <w:t xml:space="preserve">Data downloads</w:t>
      </w:r>
    </w:p>
    <w:p w:rsidR="00000000" w:rsidDel="00000000" w:rsidP="00000000" w:rsidRDefault="00000000" w:rsidRPr="00000000" w14:paraId="00000107">
      <w:pPr>
        <w:rPr>
          <w:rFonts w:ascii="q_5" w:cs="q_5" w:eastAsia="q_5" w:hAnsi="q_5"/>
          <w:color w:val="000000"/>
          <w:sz w:val="22"/>
          <w:szCs w:val="22"/>
        </w:rPr>
      </w:pPr>
      <w:r w:rsidDel="00000000" w:rsidR="00000000" w:rsidRPr="00000000">
        <w:rPr>
          <w:rtl w:val="0"/>
        </w:rPr>
      </w:r>
    </w:p>
    <w:tbl>
      <w:tblPr>
        <w:tblStyle w:val="Table7"/>
        <w:tblW w:w="88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78.3695782530485"/>
        <w:gridCol w:w="1251.5936438137119"/>
        <w:gridCol w:w="1127.0525684589247"/>
        <w:gridCol w:w="1040.492104737158"/>
        <w:gridCol w:w="1040.492104737158"/>
        <w:tblGridChange w:id="0">
          <w:tblGrid>
            <w:gridCol w:w="4378.3695782530485"/>
            <w:gridCol w:w="1251.5936438137119"/>
            <w:gridCol w:w="1127.0525684589247"/>
            <w:gridCol w:w="1040.492104737158"/>
            <w:gridCol w:w="1040.492104737158"/>
          </w:tblGrid>
        </w:tblGridChange>
      </w:tblGrid>
      <w:tr>
        <w:trPr>
          <w:cantSplit w:val="0"/>
          <w:tblHeader w:val="0"/>
        </w:trPr>
        <w:tc>
          <w:tcPr/>
          <w:p w:rsidR="00000000" w:rsidDel="00000000" w:rsidP="00000000" w:rsidRDefault="00000000" w:rsidRPr="00000000" w14:paraId="00000108">
            <w:pPr>
              <w:rPr>
                <w:rFonts w:ascii="q_5" w:cs="q_5" w:eastAsia="q_5" w:hAnsi="q_5"/>
                <w:b w:val="1"/>
                <w:bCs w:val="1"/>
                <w:sz w:val="22"/>
                <w:szCs w:val="22"/>
              </w:rPr>
            </w:pPr>
            <w:r w:rsidDel="00000000" w:rsidR="00000000" w:rsidRPr="00000000">
              <w:rPr>
                <w:rFonts w:ascii="q_5" w:cs="q_5" w:eastAsia="q_5" w:hAnsi="q_5"/>
                <w:b w:val="1"/>
                <w:bCs w:val="1"/>
                <w:sz w:val="22"/>
                <w:szCs w:val="22"/>
                <w:rtl w:val="0"/>
              </w:rPr>
              <w:t xml:space="preserve">Average monthly downloads in ...</w:t>
            </w:r>
          </w:p>
        </w:tc>
        <w:tc>
          <w:tcPr/>
          <w:p w:rsidR="00000000" w:rsidDel="00000000" w:rsidP="00000000" w:rsidRDefault="00000000" w:rsidRPr="00000000" w14:paraId="00000109">
            <w:pPr>
              <w:rPr>
                <w:rFonts w:ascii="q_5" w:cs="q_5" w:eastAsia="q_5" w:hAnsi="q_5"/>
                <w:b w:val="1"/>
                <w:bCs w:val="1"/>
                <w:sz w:val="22"/>
                <w:szCs w:val="22"/>
              </w:rPr>
            </w:pPr>
            <w:r w:rsidDel="00000000" w:rsidR="00000000" w:rsidRPr="00000000">
              <w:rPr>
                <w:rFonts w:ascii="q_5" w:cs="q_5" w:eastAsia="q_5" w:hAnsi="q_5"/>
                <w:b w:val="1"/>
                <w:bCs w:val="1"/>
                <w:sz w:val="22"/>
                <w:szCs w:val="22"/>
                <w:rtl w:val="0"/>
              </w:rPr>
              <w:t xml:space="preserve">2022</w:t>
            </w:r>
          </w:p>
        </w:tc>
        <w:tc>
          <w:tcPr/>
          <w:p w:rsidR="00000000" w:rsidDel="00000000" w:rsidP="00000000" w:rsidRDefault="00000000" w:rsidRPr="00000000" w14:paraId="0000010A">
            <w:pPr>
              <w:rPr>
                <w:rFonts w:ascii="q_5" w:cs="q_5" w:eastAsia="q_5" w:hAnsi="q_5"/>
                <w:b w:val="1"/>
                <w:bCs w:val="1"/>
                <w:sz w:val="22"/>
                <w:szCs w:val="22"/>
              </w:rPr>
            </w:pPr>
            <w:r w:rsidDel="00000000" w:rsidR="00000000" w:rsidRPr="00000000">
              <w:rPr>
                <w:rFonts w:ascii="q_5" w:cs="q_5" w:eastAsia="q_5" w:hAnsi="q_5"/>
                <w:b w:val="1"/>
                <w:bCs w:val="1"/>
                <w:sz w:val="22"/>
                <w:szCs w:val="22"/>
                <w:rtl w:val="0"/>
              </w:rPr>
              <w:t xml:space="preserve">2023</w:t>
            </w:r>
          </w:p>
        </w:tc>
        <w:tc>
          <w:tcPr/>
          <w:p w:rsidR="00000000" w:rsidDel="00000000" w:rsidP="00000000" w:rsidRDefault="00000000" w:rsidRPr="00000000" w14:paraId="0000010B">
            <w:pPr>
              <w:rPr>
                <w:rFonts w:ascii="q_5" w:cs="q_5" w:eastAsia="q_5" w:hAnsi="q_5"/>
                <w:b w:val="1"/>
                <w:bCs w:val="1"/>
                <w:sz w:val="22"/>
                <w:szCs w:val="22"/>
              </w:rPr>
            </w:pPr>
            <w:r w:rsidDel="00000000" w:rsidR="00000000" w:rsidRPr="00000000">
              <w:rPr>
                <w:rFonts w:ascii="q_5" w:cs="q_5" w:eastAsia="q_5" w:hAnsi="q_5"/>
                <w:b w:val="1"/>
                <w:bCs w:val="1"/>
                <w:sz w:val="22"/>
                <w:szCs w:val="22"/>
                <w:rtl w:val="0"/>
              </w:rPr>
              <w:t xml:space="preserve">2024</w:t>
            </w:r>
          </w:p>
        </w:tc>
        <w:tc>
          <w:tcPr/>
          <w:p w:rsidR="00000000" w:rsidDel="00000000" w:rsidP="00000000" w:rsidRDefault="00000000" w:rsidRPr="00000000" w14:paraId="0000010C">
            <w:pPr>
              <w:rPr>
                <w:rFonts w:ascii="q_5" w:cs="q_5" w:eastAsia="q_5" w:hAnsi="q_5"/>
                <w:b w:val="1"/>
                <w:bCs w:val="1"/>
                <w:sz w:val="22"/>
                <w:szCs w:val="22"/>
              </w:rPr>
            </w:pPr>
            <w:r w:rsidDel="00000000" w:rsidR="00000000" w:rsidRPr="00000000">
              <w:rPr>
                <w:rFonts w:ascii="q_5" w:cs="q_5" w:eastAsia="q_5" w:hAnsi="q_5"/>
                <w:b w:val="1"/>
                <w:bCs w:val="1"/>
                <w:sz w:val="22"/>
                <w:szCs w:val="22"/>
                <w:rtl w:val="0"/>
              </w:rPr>
              <w:t xml:space="preserve">2025</w:t>
            </w:r>
          </w:p>
        </w:tc>
      </w:tr>
      <w:tr>
        <w:trPr>
          <w:cantSplit w:val="0"/>
          <w:tblHeader w:val="0"/>
        </w:trPr>
        <w:tc>
          <w:tcPr/>
          <w:p w:rsidR="00000000" w:rsidDel="00000000" w:rsidP="00000000" w:rsidRDefault="00000000" w:rsidRPr="00000000" w14:paraId="0000010D">
            <w:pPr>
              <w:rPr>
                <w:rFonts w:ascii="q_5" w:cs="q_5" w:eastAsia="q_5" w:hAnsi="q_5"/>
                <w:b w:val="1"/>
                <w:bCs w:val="1"/>
                <w:sz w:val="22"/>
                <w:szCs w:val="22"/>
              </w:rPr>
            </w:pPr>
            <w:r w:rsidDel="00000000" w:rsidR="00000000" w:rsidRPr="00000000">
              <w:rPr>
                <w:rFonts w:ascii="q_5" w:cs="q_5" w:eastAsia="q_5" w:hAnsi="q_5"/>
                <w:b w:val="1"/>
                <w:bCs w:val="1"/>
                <w:sz w:val="22"/>
                <w:szCs w:val="22"/>
                <w:rtl w:val="0"/>
              </w:rPr>
              <w:t xml:space="preserve">Hits / Requests per month</w:t>
            </w:r>
          </w:p>
        </w:tc>
        <w:tc>
          <w:tcPr/>
          <w:p w:rsidR="00000000" w:rsidDel="00000000" w:rsidP="00000000" w:rsidRDefault="00000000" w:rsidRPr="00000000" w14:paraId="0000010E">
            <w:pPr>
              <w:rPr>
                <w:rFonts w:ascii="q_5" w:cs="q_5" w:eastAsia="q_5" w:hAnsi="q_5"/>
                <w:b w:val="1"/>
                <w:bCs w:val="1"/>
                <w:sz w:val="22"/>
                <w:szCs w:val="22"/>
              </w:rPr>
            </w:pPr>
            <w:r w:rsidDel="00000000" w:rsidR="00000000" w:rsidRPr="00000000">
              <w:rPr>
                <w:rtl w:val="0"/>
              </w:rPr>
            </w:r>
          </w:p>
        </w:tc>
        <w:tc>
          <w:tcPr/>
          <w:p w:rsidR="00000000" w:rsidDel="00000000" w:rsidP="00000000" w:rsidRDefault="00000000" w:rsidRPr="00000000" w14:paraId="0000010F">
            <w:pPr>
              <w:rPr>
                <w:rFonts w:ascii="q_5" w:cs="q_5" w:eastAsia="q_5" w:hAnsi="q_5"/>
                <w:sz w:val="22"/>
                <w:szCs w:val="22"/>
              </w:rPr>
            </w:pPr>
            <w:r w:rsidDel="00000000" w:rsidR="00000000" w:rsidRPr="00000000">
              <w:rPr>
                <w:rFonts w:ascii="q_5" w:cs="q_5" w:eastAsia="q_5" w:hAnsi="q_5"/>
                <w:sz w:val="22"/>
                <w:szCs w:val="22"/>
                <w:rtl w:val="0"/>
              </w:rPr>
              <w:t xml:space="preserve">~56</w:t>
            </w:r>
          </w:p>
        </w:tc>
        <w:tc>
          <w:tcPr/>
          <w:p w:rsidR="00000000" w:rsidDel="00000000" w:rsidP="00000000" w:rsidRDefault="00000000" w:rsidRPr="00000000" w14:paraId="00000110">
            <w:pPr>
              <w:rPr>
                <w:rFonts w:ascii="q_5" w:cs="q_5" w:eastAsia="q_5" w:hAnsi="q_5"/>
                <w:sz w:val="22"/>
                <w:szCs w:val="22"/>
              </w:rPr>
            </w:pPr>
            <w:r w:rsidDel="00000000" w:rsidR="00000000" w:rsidRPr="00000000">
              <w:rPr>
                <w:rFonts w:ascii="q_5" w:cs="q_5" w:eastAsia="q_5" w:hAnsi="q_5"/>
                <w:sz w:val="22"/>
                <w:szCs w:val="22"/>
                <w:rtl w:val="0"/>
              </w:rPr>
              <w:t xml:space="preserve">~62</w:t>
            </w:r>
          </w:p>
        </w:tc>
        <w:tc>
          <w:tcPr/>
          <w:p w:rsidR="00000000" w:rsidDel="00000000" w:rsidP="00000000" w:rsidRDefault="00000000" w:rsidRPr="00000000" w14:paraId="00000111">
            <w:pPr>
              <w:rPr>
                <w:rFonts w:ascii="q_5" w:cs="q_5" w:eastAsia="q_5" w:hAnsi="q_5"/>
                <w:sz w:val="22"/>
                <w:szCs w:val="22"/>
              </w:rPr>
            </w:pPr>
            <w:r w:rsidDel="00000000" w:rsidR="00000000" w:rsidRPr="00000000">
              <w:rPr>
                <w:rFonts w:ascii="q_5" w:cs="q_5" w:eastAsia="q_5" w:hAnsi="q_5"/>
                <w:sz w:val="22"/>
                <w:szCs w:val="22"/>
                <w:rtl w:val="0"/>
              </w:rPr>
              <w:t xml:space="preserve">~63</w:t>
            </w:r>
          </w:p>
        </w:tc>
      </w:tr>
      <w:tr>
        <w:trPr>
          <w:cantSplit w:val="0"/>
          <w:tblHeader w:val="0"/>
        </w:trPr>
        <w:tc>
          <w:tcPr/>
          <w:p w:rsidR="00000000" w:rsidDel="00000000" w:rsidP="00000000" w:rsidRDefault="00000000" w:rsidRPr="00000000" w14:paraId="00000112">
            <w:pPr>
              <w:rPr>
                <w:rFonts w:ascii="q_5" w:cs="q_5" w:eastAsia="q_5" w:hAnsi="q_5"/>
                <w:b w:val="1"/>
                <w:bCs w:val="1"/>
                <w:sz w:val="22"/>
                <w:szCs w:val="22"/>
              </w:rPr>
            </w:pPr>
            <w:r w:rsidDel="00000000" w:rsidR="00000000" w:rsidRPr="00000000">
              <w:rPr>
                <w:rFonts w:ascii="q_5" w:cs="q_5" w:eastAsia="q_5" w:hAnsi="q_5"/>
                <w:b w:val="1"/>
                <w:bCs w:val="1"/>
                <w:sz w:val="22"/>
                <w:szCs w:val="22"/>
                <w:rtl w:val="0"/>
              </w:rPr>
              <w:t xml:space="preserve">Unique IP addresses / Hosts per month</w:t>
            </w:r>
          </w:p>
        </w:tc>
        <w:tc>
          <w:tcPr/>
          <w:p w:rsidR="00000000" w:rsidDel="00000000" w:rsidP="00000000" w:rsidRDefault="00000000" w:rsidRPr="00000000" w14:paraId="00000113">
            <w:pPr>
              <w:rPr>
                <w:rFonts w:ascii="q_5" w:cs="q_5" w:eastAsia="q_5" w:hAnsi="q_5"/>
                <w:b w:val="1"/>
                <w:bCs w:val="1"/>
                <w:sz w:val="22"/>
                <w:szCs w:val="22"/>
              </w:rPr>
            </w:pPr>
            <w:r w:rsidDel="00000000" w:rsidR="00000000" w:rsidRPr="00000000">
              <w:rPr>
                <w:rtl w:val="0"/>
              </w:rPr>
            </w:r>
          </w:p>
        </w:tc>
        <w:tc>
          <w:tcPr/>
          <w:p w:rsidR="00000000" w:rsidDel="00000000" w:rsidP="00000000" w:rsidRDefault="00000000" w:rsidRPr="00000000" w14:paraId="00000114">
            <w:pPr>
              <w:rPr>
                <w:rFonts w:ascii="q_5" w:cs="q_5" w:eastAsia="q_5" w:hAnsi="q_5"/>
                <w:sz w:val="22"/>
                <w:szCs w:val="22"/>
              </w:rPr>
            </w:pPr>
            <w:r w:rsidDel="00000000" w:rsidR="00000000" w:rsidRPr="00000000">
              <w:rPr>
                <w:rFonts w:ascii="q_5" w:cs="q_5" w:eastAsia="q_5" w:hAnsi="q_5"/>
                <w:sz w:val="22"/>
                <w:szCs w:val="22"/>
                <w:rtl w:val="0"/>
              </w:rPr>
              <w:t xml:space="preserve">~37</w:t>
            </w:r>
          </w:p>
        </w:tc>
        <w:tc>
          <w:tcPr/>
          <w:p w:rsidR="00000000" w:rsidDel="00000000" w:rsidP="00000000" w:rsidRDefault="00000000" w:rsidRPr="00000000" w14:paraId="00000115">
            <w:pPr>
              <w:rPr>
                <w:rFonts w:ascii="q_5" w:cs="q_5" w:eastAsia="q_5" w:hAnsi="q_5"/>
                <w:sz w:val="22"/>
                <w:szCs w:val="22"/>
              </w:rPr>
            </w:pPr>
            <w:r w:rsidDel="00000000" w:rsidR="00000000" w:rsidRPr="00000000">
              <w:rPr>
                <w:rFonts w:ascii="q_5" w:cs="q_5" w:eastAsia="q_5" w:hAnsi="q_5"/>
                <w:sz w:val="22"/>
                <w:szCs w:val="22"/>
                <w:rtl w:val="0"/>
              </w:rPr>
              <w:t xml:space="preserve">~39</w:t>
            </w:r>
          </w:p>
        </w:tc>
        <w:tc>
          <w:tcPr/>
          <w:p w:rsidR="00000000" w:rsidDel="00000000" w:rsidP="00000000" w:rsidRDefault="00000000" w:rsidRPr="00000000" w14:paraId="00000116">
            <w:pPr>
              <w:rPr>
                <w:rFonts w:ascii="q_5" w:cs="q_5" w:eastAsia="q_5" w:hAnsi="q_5"/>
                <w:sz w:val="22"/>
                <w:szCs w:val="22"/>
              </w:rPr>
            </w:pPr>
            <w:r w:rsidDel="00000000" w:rsidR="00000000" w:rsidRPr="00000000">
              <w:rPr>
                <w:rFonts w:ascii="q_5" w:cs="q_5" w:eastAsia="q_5" w:hAnsi="q_5"/>
                <w:sz w:val="22"/>
                <w:szCs w:val="22"/>
                <w:rtl w:val="0"/>
              </w:rPr>
              <w:t xml:space="preserve">~30</w:t>
            </w:r>
          </w:p>
        </w:tc>
      </w:tr>
      <w:tr>
        <w:trPr>
          <w:cantSplit w:val="0"/>
          <w:tblHeader w:val="0"/>
        </w:trPr>
        <w:tc>
          <w:tcPr/>
          <w:p w:rsidR="00000000" w:rsidDel="00000000" w:rsidP="00000000" w:rsidRDefault="00000000" w:rsidRPr="00000000" w14:paraId="00000117">
            <w:pPr>
              <w:rPr>
                <w:rFonts w:ascii="q_5" w:cs="q_5" w:eastAsia="q_5" w:hAnsi="q_5"/>
                <w:b w:val="1"/>
                <w:bCs w:val="1"/>
                <w:sz w:val="22"/>
                <w:szCs w:val="22"/>
              </w:rPr>
            </w:pPr>
            <w:r w:rsidDel="00000000" w:rsidR="00000000" w:rsidRPr="00000000">
              <w:rPr>
                <w:rFonts w:ascii="q_5" w:cs="q_5" w:eastAsia="q_5" w:hAnsi="q_5"/>
                <w:b w:val="1"/>
                <w:bCs w:val="1"/>
                <w:sz w:val="22"/>
                <w:szCs w:val="22"/>
                <w:rtl w:val="0"/>
              </w:rPr>
              <w:t xml:space="preserve">Data transfer per month (GB)</w:t>
            </w:r>
          </w:p>
        </w:tc>
        <w:tc>
          <w:tcPr/>
          <w:p w:rsidR="00000000" w:rsidDel="00000000" w:rsidP="00000000" w:rsidRDefault="00000000" w:rsidRPr="00000000" w14:paraId="00000118">
            <w:pPr>
              <w:rPr>
                <w:rFonts w:ascii="q_5" w:cs="q_5" w:eastAsia="q_5" w:hAnsi="q_5"/>
                <w:b w:val="1"/>
                <w:bCs w:val="1"/>
                <w:sz w:val="22"/>
                <w:szCs w:val="22"/>
              </w:rPr>
            </w:pPr>
            <w:r w:rsidDel="00000000" w:rsidR="00000000" w:rsidRPr="00000000">
              <w:rPr>
                <w:rtl w:val="0"/>
              </w:rPr>
            </w:r>
          </w:p>
        </w:tc>
        <w:tc>
          <w:tcPr/>
          <w:p w:rsidR="00000000" w:rsidDel="00000000" w:rsidP="00000000" w:rsidRDefault="00000000" w:rsidRPr="00000000" w14:paraId="00000119">
            <w:pPr>
              <w:rPr>
                <w:rFonts w:ascii="q_5" w:cs="q_5" w:eastAsia="q_5" w:hAnsi="q_5"/>
                <w:sz w:val="22"/>
                <w:szCs w:val="22"/>
              </w:rPr>
            </w:pPr>
            <w:r w:rsidDel="00000000" w:rsidR="00000000" w:rsidRPr="00000000">
              <w:rPr>
                <w:rFonts w:ascii="q_5" w:cs="q_5" w:eastAsia="q_5" w:hAnsi="q_5"/>
                <w:sz w:val="22"/>
                <w:szCs w:val="22"/>
                <w:rtl w:val="0"/>
              </w:rPr>
              <w:t xml:space="preserve">~5.4</w:t>
            </w:r>
          </w:p>
        </w:tc>
        <w:tc>
          <w:tcPr/>
          <w:p w:rsidR="00000000" w:rsidDel="00000000" w:rsidP="00000000" w:rsidRDefault="00000000" w:rsidRPr="00000000" w14:paraId="0000011A">
            <w:pPr>
              <w:rPr>
                <w:rFonts w:ascii="q_5" w:cs="q_5" w:eastAsia="q_5" w:hAnsi="q_5"/>
                <w:sz w:val="22"/>
                <w:szCs w:val="22"/>
              </w:rPr>
            </w:pPr>
            <w:r w:rsidDel="00000000" w:rsidR="00000000" w:rsidRPr="00000000">
              <w:rPr>
                <w:rFonts w:ascii="q_5" w:cs="q_5" w:eastAsia="q_5" w:hAnsi="q_5"/>
                <w:sz w:val="22"/>
                <w:szCs w:val="22"/>
                <w:rtl w:val="0"/>
              </w:rPr>
              <w:t xml:space="preserve">~5.4</w:t>
            </w:r>
          </w:p>
        </w:tc>
        <w:tc>
          <w:tcPr/>
          <w:p w:rsidR="00000000" w:rsidDel="00000000" w:rsidP="00000000" w:rsidRDefault="00000000" w:rsidRPr="00000000" w14:paraId="0000011B">
            <w:pPr>
              <w:rPr>
                <w:rFonts w:ascii="q_5" w:cs="q_5" w:eastAsia="q_5" w:hAnsi="q_5"/>
                <w:sz w:val="22"/>
                <w:szCs w:val="22"/>
              </w:rPr>
            </w:pPr>
            <w:r w:rsidDel="00000000" w:rsidR="00000000" w:rsidRPr="00000000">
              <w:rPr>
                <w:rFonts w:ascii="q_5" w:cs="q_5" w:eastAsia="q_5" w:hAnsi="q_5"/>
                <w:sz w:val="22"/>
                <w:szCs w:val="22"/>
                <w:rtl w:val="0"/>
              </w:rPr>
              <w:t xml:space="preserve">~4.2</w:t>
            </w:r>
          </w:p>
        </w:tc>
      </w:tr>
      <w:tr>
        <w:trPr>
          <w:cantSplit w:val="0"/>
          <w:tblHeader w:val="0"/>
        </w:trPr>
        <w:tc>
          <w:tcPr>
            <w:gridSpan w:val="4"/>
          </w:tcPr>
          <w:p w:rsidR="00000000" w:rsidDel="00000000" w:rsidP="00000000" w:rsidRDefault="00000000" w:rsidRPr="00000000" w14:paraId="0000011C">
            <w:pPr>
              <w:rPr>
                <w:rFonts w:ascii="q_5" w:cs="q_5" w:eastAsia="q_5" w:hAnsi="q_5"/>
                <w:b w:val="1"/>
                <w:bCs w:val="1"/>
                <w:sz w:val="22"/>
                <w:szCs w:val="22"/>
              </w:rPr>
            </w:pPr>
            <w:r w:rsidDel="00000000" w:rsidR="00000000" w:rsidRPr="00000000">
              <w:rPr>
                <w:rFonts w:ascii="q_5" w:cs="q_5" w:eastAsia="q_5" w:hAnsi="q_5"/>
                <w:b w:val="1"/>
                <w:bCs w:val="1"/>
                <w:sz w:val="22"/>
                <w:szCs w:val="22"/>
                <w:rtl w:val="0"/>
              </w:rPr>
              <w:t xml:space="preserve">Please state technology used to provide and log these downloads (e.g. FTP, APIs): </w:t>
            </w:r>
          </w:p>
        </w:tc>
        <w:tc>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_5" w:cs="q_5" w:eastAsia="q_5" w:hAnsi="q_5"/>
                <w:b w:val="1"/>
                <w:bCs w:val="1"/>
                <w:sz w:val="22"/>
                <w:szCs w:val="22"/>
              </w:rPr>
            </w:pPr>
            <w:r w:rsidDel="00000000" w:rsidR="00000000" w:rsidRPr="00000000">
              <w:rPr>
                <w:rtl w:val="0"/>
              </w:rPr>
            </w:r>
          </w:p>
        </w:tc>
      </w:tr>
    </w:tbl>
    <w:p w:rsidR="00000000" w:rsidDel="00000000" w:rsidP="00000000" w:rsidRDefault="00000000" w:rsidRPr="00000000" w14:paraId="00000121">
      <w:pPr>
        <w:rPr>
          <w:rFonts w:ascii="q_5" w:cs="q_5" w:eastAsia="q_5" w:hAnsi="q_5"/>
          <w:color w:val="434343"/>
          <w:sz w:val="22"/>
          <w:szCs w:val="22"/>
        </w:rPr>
      </w:pPr>
      <w:r w:rsidDel="00000000" w:rsidR="00000000" w:rsidRPr="00000000">
        <w:rPr>
          <w:rtl w:val="0"/>
        </w:rPr>
      </w:r>
    </w:p>
    <w:p w:rsidR="00000000" w:rsidDel="00000000" w:rsidP="00000000" w:rsidRDefault="00000000" w:rsidRPr="00000000" w14:paraId="00000122">
      <w:pPr>
        <w:rPr>
          <w:rFonts w:ascii="q_5" w:cs="q_5" w:eastAsia="q_5" w:hAnsi="q_5"/>
          <w:color w:val="434343"/>
          <w:sz w:val="22"/>
          <w:szCs w:val="22"/>
        </w:rPr>
      </w:pPr>
      <w:r w:rsidDel="00000000" w:rsidR="00000000" w:rsidRPr="00000000">
        <w:rPr>
          <w:rtl w:val="0"/>
        </w:rPr>
      </w:r>
    </w:p>
    <w:p w:rsidR="00000000" w:rsidDel="00000000" w:rsidP="00000000" w:rsidRDefault="00000000" w:rsidRPr="00000000" w14:paraId="00000123">
      <w:pPr>
        <w:rPr>
          <w:rFonts w:ascii="q_5" w:cs="q_5" w:eastAsia="q_5" w:hAnsi="q_5"/>
          <w:color w:val="434343"/>
          <w:sz w:val="22"/>
          <w:szCs w:val="22"/>
        </w:rPr>
      </w:pPr>
      <w:r w:rsidDel="00000000" w:rsidR="00000000" w:rsidRPr="00000000">
        <w:rPr>
          <w:rtl w:val="0"/>
        </w:rPr>
      </w:r>
    </w:p>
    <w:p w:rsidR="00000000" w:rsidDel="00000000" w:rsidP="00000000" w:rsidRDefault="00000000" w:rsidRPr="00000000" w14:paraId="00000124">
      <w:pPr>
        <w:rPr>
          <w:rFonts w:ascii="q_5" w:cs="q_5" w:eastAsia="q_5" w:hAnsi="q_5"/>
          <w:b w:val="1"/>
          <w:bCs w:val="1"/>
        </w:rPr>
      </w:pPr>
      <w:r w:rsidDel="00000000" w:rsidR="00000000" w:rsidRPr="00000000">
        <w:rPr>
          <w:rFonts w:ascii="q_5" w:cs="q_5" w:eastAsia="q_5" w:hAnsi="q_5"/>
          <w:b w:val="1"/>
          <w:bCs w:val="1"/>
          <w:rtl w:val="0"/>
        </w:rPr>
        <w:t xml:space="preserve">2b. Usage in research as measured through biodata res</w:t>
      </w:r>
      <w:sdt>
        <w:sdtPr>
          <w:id w:val="377612902"/>
          <w:tag w:val="goog_rdk_28"/>
        </w:sdtPr>
        <w:sdtContent>
          <w:commentRangeStart w:id="4"/>
        </w:sdtContent>
      </w:sdt>
      <w:r w:rsidDel="00000000" w:rsidR="00000000" w:rsidRPr="00000000">
        <w:rPr>
          <w:rFonts w:ascii="q_5" w:cs="q_5" w:eastAsia="q_5" w:hAnsi="q_5"/>
          <w:b w:val="1"/>
          <w:bCs w:val="1"/>
          <w:rtl w:val="0"/>
        </w:rPr>
        <w:t xml:space="preserve">ource citation in the </w:t>
      </w:r>
      <w:commentRangeEnd w:id="4"/>
      <w:r w:rsidDel="00000000" w:rsidR="00000000" w:rsidRPr="00000000">
        <w:commentReference w:id="4"/>
      </w:r>
      <w:r w:rsidDel="00000000" w:rsidR="00000000" w:rsidRPr="00000000">
        <w:rPr>
          <w:rFonts w:ascii="q_5" w:cs="q_5" w:eastAsia="q_5" w:hAnsi="q_5"/>
          <w:b w:val="1"/>
          <w:bCs w:val="1"/>
          <w:rtl w:val="0"/>
        </w:rPr>
        <w:t xml:space="preserve">scientific literature</w:t>
      </w:r>
    </w:p>
    <w:p w:rsidR="00000000" w:rsidDel="00000000" w:rsidP="00000000" w:rsidRDefault="00000000" w:rsidRPr="00000000" w14:paraId="00000125">
      <w:pPr>
        <w:rPr>
          <w:rFonts w:ascii="q_5" w:cs="q_5" w:eastAsia="q_5" w:hAnsi="q_5"/>
          <w:b w:val="1"/>
          <w:bCs w:val="1"/>
          <w:sz w:val="22"/>
          <w:szCs w:val="22"/>
        </w:rPr>
      </w:pPr>
      <w:r w:rsidDel="00000000" w:rsidR="00000000" w:rsidRPr="00000000">
        <w:rPr>
          <w:rFonts w:ascii="q_5" w:cs="q_5" w:eastAsia="q_5" w:hAnsi="q_5"/>
          <w:b w:val="1"/>
          <w:bCs w:val="1"/>
          <w:sz w:val="22"/>
          <w:szCs w:val="22"/>
          <w:rtl w:val="0"/>
        </w:rPr>
        <w:t xml:space="preserve">Table 2b: Biodata Resource Citation</w:t>
      </w:r>
    </w:p>
    <w:p w:rsidR="00000000" w:rsidDel="00000000" w:rsidP="00000000" w:rsidRDefault="00000000" w:rsidRPr="00000000" w14:paraId="00000126">
      <w:pPr>
        <w:rPr>
          <w:rFonts w:ascii="q_5" w:cs="q_5" w:eastAsia="q_5" w:hAnsi="q_5"/>
          <w:b w:val="1"/>
          <w:bCs w:val="1"/>
          <w:sz w:val="22"/>
          <w:szCs w:val="22"/>
        </w:rPr>
      </w:pPr>
      <w:r w:rsidDel="00000000" w:rsidR="00000000" w:rsidRPr="00000000">
        <w:rPr>
          <w:rtl w:val="0"/>
        </w:rPr>
      </w:r>
    </w:p>
    <w:tbl>
      <w:tblPr>
        <w:tblStyle w:val="Table8"/>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57"/>
        <w:gridCol w:w="1417"/>
        <w:gridCol w:w="1276"/>
        <w:gridCol w:w="1178"/>
        <w:tblGridChange w:id="0">
          <w:tblGrid>
            <w:gridCol w:w="4957"/>
            <w:gridCol w:w="1417"/>
            <w:gridCol w:w="1276"/>
            <w:gridCol w:w="1178"/>
          </w:tblGrid>
        </w:tblGridChange>
      </w:tblGrid>
      <w:tr>
        <w:trPr>
          <w:cantSplit w:val="0"/>
          <w:tblHeader w:val="0"/>
        </w:trPr>
        <w:tc>
          <w:tcPr/>
          <w:p w:rsidR="00000000" w:rsidDel="00000000" w:rsidP="00000000" w:rsidRDefault="00000000" w:rsidRPr="00000000" w14:paraId="00000127">
            <w:pPr>
              <w:rPr>
                <w:rFonts w:ascii="q_5" w:cs="q_5" w:eastAsia="q_5" w:hAnsi="q_5"/>
                <w:b w:val="1"/>
                <w:bCs w:val="1"/>
                <w:sz w:val="22"/>
                <w:szCs w:val="22"/>
              </w:rPr>
            </w:pPr>
            <w:r w:rsidDel="00000000" w:rsidR="00000000" w:rsidRPr="00000000">
              <w:rPr>
                <w:rFonts w:ascii="q_5" w:cs="q_5" w:eastAsia="q_5" w:hAnsi="q_5"/>
                <w:b w:val="1"/>
                <w:bCs w:val="1"/>
                <w:sz w:val="22"/>
                <w:szCs w:val="22"/>
                <w:rtl w:val="0"/>
              </w:rPr>
              <w:t xml:space="preserve">Annual totals:</w:t>
            </w:r>
          </w:p>
        </w:tc>
        <w:tc>
          <w:tcPr/>
          <w:p w:rsidR="00000000" w:rsidDel="00000000" w:rsidP="00000000" w:rsidRDefault="00000000" w:rsidRPr="00000000" w14:paraId="00000128">
            <w:pPr>
              <w:rPr>
                <w:rFonts w:ascii="q_5" w:cs="q_5" w:eastAsia="q_5" w:hAnsi="q_5"/>
                <w:b w:val="1"/>
                <w:bCs w:val="1"/>
                <w:sz w:val="22"/>
                <w:szCs w:val="22"/>
              </w:rPr>
            </w:pPr>
            <w:r w:rsidDel="00000000" w:rsidR="00000000" w:rsidRPr="00000000">
              <w:rPr>
                <w:rFonts w:ascii="q_5" w:cs="q_5" w:eastAsia="q_5" w:hAnsi="q_5"/>
                <w:b w:val="1"/>
                <w:bCs w:val="1"/>
                <w:sz w:val="22"/>
                <w:szCs w:val="22"/>
                <w:rtl w:val="0"/>
              </w:rPr>
              <w:t xml:space="preserve">2022</w:t>
            </w:r>
          </w:p>
        </w:tc>
        <w:tc>
          <w:tcPr/>
          <w:p w:rsidR="00000000" w:rsidDel="00000000" w:rsidP="00000000" w:rsidRDefault="00000000" w:rsidRPr="00000000" w14:paraId="00000129">
            <w:pPr>
              <w:rPr>
                <w:rFonts w:ascii="q_5" w:cs="q_5" w:eastAsia="q_5" w:hAnsi="q_5"/>
                <w:b w:val="1"/>
                <w:bCs w:val="1"/>
                <w:sz w:val="22"/>
                <w:szCs w:val="22"/>
              </w:rPr>
            </w:pPr>
            <w:r w:rsidDel="00000000" w:rsidR="00000000" w:rsidRPr="00000000">
              <w:rPr>
                <w:rFonts w:ascii="q_5" w:cs="q_5" w:eastAsia="q_5" w:hAnsi="q_5"/>
                <w:b w:val="1"/>
                <w:bCs w:val="1"/>
                <w:sz w:val="22"/>
                <w:szCs w:val="22"/>
                <w:rtl w:val="0"/>
              </w:rPr>
              <w:t xml:space="preserve">2023</w:t>
            </w:r>
          </w:p>
        </w:tc>
        <w:tc>
          <w:tcPr/>
          <w:p w:rsidR="00000000" w:rsidDel="00000000" w:rsidP="00000000" w:rsidRDefault="00000000" w:rsidRPr="00000000" w14:paraId="0000012A">
            <w:pPr>
              <w:rPr>
                <w:rFonts w:ascii="q_5" w:cs="q_5" w:eastAsia="q_5" w:hAnsi="q_5"/>
                <w:b w:val="1"/>
                <w:bCs w:val="1"/>
                <w:sz w:val="22"/>
                <w:szCs w:val="22"/>
              </w:rPr>
            </w:pPr>
            <w:r w:rsidDel="00000000" w:rsidR="00000000" w:rsidRPr="00000000">
              <w:rPr>
                <w:rFonts w:ascii="q_5" w:cs="q_5" w:eastAsia="q_5" w:hAnsi="q_5"/>
                <w:b w:val="1"/>
                <w:bCs w:val="1"/>
                <w:sz w:val="22"/>
                <w:szCs w:val="22"/>
                <w:rtl w:val="0"/>
              </w:rPr>
              <w:t xml:space="preserve">2024</w:t>
            </w:r>
          </w:p>
        </w:tc>
      </w:tr>
      <w:tr>
        <w:trPr>
          <w:cantSplit w:val="0"/>
          <w:tblHeader w:val="0"/>
        </w:trPr>
        <w:tc>
          <w:tcPr/>
          <w:p w:rsidR="00000000" w:rsidDel="00000000" w:rsidP="00000000" w:rsidRDefault="00000000" w:rsidRPr="00000000" w14:paraId="0000012B">
            <w:pPr>
              <w:rPr>
                <w:rFonts w:ascii="q_5" w:cs="q_5" w:eastAsia="q_5" w:hAnsi="q_5"/>
                <w:sz w:val="22"/>
                <w:szCs w:val="22"/>
              </w:rPr>
            </w:pPr>
            <w:r w:rsidDel="00000000" w:rsidR="00000000" w:rsidRPr="00000000">
              <w:rPr>
                <w:rFonts w:ascii="q_5" w:cs="q_5" w:eastAsia="q_5" w:hAnsi="q_5"/>
                <w:sz w:val="22"/>
                <w:szCs w:val="22"/>
                <w:rtl w:val="0"/>
              </w:rPr>
              <w:t xml:space="preserve">Resource name mentioned in PubMed/EuropePMC /Google Scholar (citation of biodata resource by name)</w:t>
            </w:r>
          </w:p>
        </w:tc>
        <w:tc>
          <w:tcPr/>
          <w:p w:rsidR="00000000" w:rsidDel="00000000" w:rsidP="00000000" w:rsidRDefault="00000000" w:rsidRPr="00000000" w14:paraId="0000012C">
            <w:pPr>
              <w:rPr>
                <w:rFonts w:ascii="q_5" w:cs="q_5" w:eastAsia="q_5" w:hAnsi="q_5"/>
                <w:b w:val="1"/>
                <w:bCs w:val="1"/>
                <w:sz w:val="22"/>
                <w:szCs w:val="22"/>
              </w:rPr>
            </w:pPr>
            <w:r w:rsidDel="00000000" w:rsidR="00000000" w:rsidRPr="00000000">
              <w:rPr>
                <w:rtl w:val="0"/>
              </w:rPr>
            </w:r>
          </w:p>
        </w:tc>
        <w:tc>
          <w:tcPr/>
          <w:p w:rsidR="00000000" w:rsidDel="00000000" w:rsidP="00000000" w:rsidRDefault="00000000" w:rsidRPr="00000000" w14:paraId="0000012D">
            <w:pPr>
              <w:rPr>
                <w:rFonts w:ascii="q_5" w:cs="q_5" w:eastAsia="q_5" w:hAnsi="q_5"/>
                <w:b w:val="1"/>
                <w:bCs w:val="1"/>
                <w:sz w:val="22"/>
                <w:szCs w:val="22"/>
              </w:rPr>
            </w:pPr>
            <w:r w:rsidDel="00000000" w:rsidR="00000000" w:rsidRPr="00000000">
              <w:rPr>
                <w:rtl w:val="0"/>
              </w:rPr>
            </w:r>
          </w:p>
        </w:tc>
        <w:tc>
          <w:tcPr/>
          <w:p w:rsidR="00000000" w:rsidDel="00000000" w:rsidP="00000000" w:rsidRDefault="00000000" w:rsidRPr="00000000" w14:paraId="0000012E">
            <w:pPr>
              <w:rPr>
                <w:rFonts w:ascii="q_5" w:cs="q_5" w:eastAsia="q_5" w:hAnsi="q_5"/>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2F">
            <w:pPr>
              <w:rPr>
                <w:rFonts w:ascii="q_5" w:cs="q_5" w:eastAsia="q_5" w:hAnsi="q_5"/>
                <w:sz w:val="22"/>
                <w:szCs w:val="22"/>
              </w:rPr>
            </w:pPr>
            <w:r w:rsidDel="00000000" w:rsidR="00000000" w:rsidRPr="00000000">
              <w:rPr>
                <w:rFonts w:ascii="q_5" w:cs="q_5" w:eastAsia="q_5" w:hAnsi="q_5"/>
                <w:sz w:val="22"/>
                <w:szCs w:val="22"/>
                <w:rtl w:val="0"/>
              </w:rPr>
              <w:t xml:space="preserve">Resource-specific accession numbers or unique identifiers mentioned in PubMed/EuropePMC/ Google Scholar (citation of specific entities from the biodata resource)</w:t>
            </w:r>
          </w:p>
        </w:tc>
        <w:tc>
          <w:tcPr/>
          <w:p w:rsidR="00000000" w:rsidDel="00000000" w:rsidP="00000000" w:rsidRDefault="00000000" w:rsidRPr="00000000" w14:paraId="00000130">
            <w:pPr>
              <w:rPr>
                <w:rFonts w:ascii="q_5" w:cs="q_5" w:eastAsia="q_5" w:hAnsi="q_5"/>
                <w:b w:val="1"/>
                <w:bCs w:val="1"/>
                <w:sz w:val="22"/>
                <w:szCs w:val="22"/>
              </w:rPr>
            </w:pPr>
            <w:r w:rsidDel="00000000" w:rsidR="00000000" w:rsidRPr="00000000">
              <w:rPr>
                <w:rtl w:val="0"/>
              </w:rPr>
            </w:r>
          </w:p>
        </w:tc>
        <w:tc>
          <w:tcPr/>
          <w:p w:rsidR="00000000" w:rsidDel="00000000" w:rsidP="00000000" w:rsidRDefault="00000000" w:rsidRPr="00000000" w14:paraId="00000131">
            <w:pPr>
              <w:rPr>
                <w:rFonts w:ascii="q_5" w:cs="q_5" w:eastAsia="q_5" w:hAnsi="q_5"/>
                <w:b w:val="1"/>
                <w:bCs w:val="1"/>
                <w:sz w:val="22"/>
                <w:szCs w:val="22"/>
              </w:rPr>
            </w:pPr>
            <w:r w:rsidDel="00000000" w:rsidR="00000000" w:rsidRPr="00000000">
              <w:rPr>
                <w:rtl w:val="0"/>
              </w:rPr>
            </w:r>
          </w:p>
        </w:tc>
        <w:tc>
          <w:tcPr/>
          <w:p w:rsidR="00000000" w:rsidDel="00000000" w:rsidP="00000000" w:rsidRDefault="00000000" w:rsidRPr="00000000" w14:paraId="00000132">
            <w:pPr>
              <w:rPr>
                <w:rFonts w:ascii="q_5" w:cs="q_5" w:eastAsia="q_5" w:hAnsi="q_5"/>
                <w:b w:val="1"/>
                <w:bCs w:val="1"/>
                <w:sz w:val="22"/>
                <w:szCs w:val="22"/>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133">
            <w:pPr>
              <w:rPr>
                <w:rFonts w:ascii="q_5" w:cs="q_5" w:eastAsia="q_5" w:hAnsi="q_5"/>
                <w:sz w:val="22"/>
                <w:szCs w:val="22"/>
              </w:rPr>
            </w:pPr>
            <w:r w:rsidDel="00000000" w:rsidR="00000000" w:rsidRPr="00000000">
              <w:rPr>
                <w:rFonts w:ascii="q_5" w:cs="q_5" w:eastAsia="q_5" w:hAnsi="q_5"/>
                <w:sz w:val="22"/>
                <w:szCs w:val="22"/>
                <w:rtl w:val="0"/>
              </w:rPr>
              <w:t xml:space="preserve">Please indicate which literature database you used to generate this data.</w:t>
            </w:r>
          </w:p>
          <w:p w:rsidR="00000000" w:rsidDel="00000000" w:rsidP="00000000" w:rsidRDefault="00000000" w:rsidRPr="00000000" w14:paraId="00000134">
            <w:pPr>
              <w:rPr>
                <w:rFonts w:ascii="q_5" w:cs="q_5" w:eastAsia="q_5" w:hAnsi="q_5"/>
                <w:sz w:val="22"/>
                <w:szCs w:val="22"/>
              </w:rPr>
            </w:pPr>
            <w:r w:rsidDel="00000000" w:rsidR="00000000" w:rsidRPr="00000000">
              <w:rPr>
                <w:rFonts w:ascii="q_5" w:cs="q_5" w:eastAsia="q_5" w:hAnsi="q_5"/>
                <w:sz w:val="22"/>
                <w:szCs w:val="22"/>
                <w:rtl w:val="0"/>
              </w:rPr>
              <w:t xml:space="preserve">If none of PubMed, EuropePMC or Google Scholar is a relevant literature database for this</w:t>
            </w:r>
          </w:p>
          <w:p w:rsidR="00000000" w:rsidDel="00000000" w:rsidP="00000000" w:rsidRDefault="00000000" w:rsidRPr="00000000" w14:paraId="00000135">
            <w:pPr>
              <w:rPr>
                <w:rFonts w:ascii="q_5" w:cs="q_5" w:eastAsia="q_5" w:hAnsi="q_5"/>
                <w:sz w:val="22"/>
                <w:szCs w:val="22"/>
              </w:rPr>
            </w:pPr>
            <w:r w:rsidDel="00000000" w:rsidR="00000000" w:rsidRPr="00000000">
              <w:rPr>
                <w:rFonts w:ascii="q_5" w:cs="q_5" w:eastAsia="q_5" w:hAnsi="q_5"/>
                <w:sz w:val="22"/>
                <w:szCs w:val="22"/>
                <w:rtl w:val="0"/>
              </w:rPr>
              <w:t xml:space="preserve">application, please make your assessment of these citation data points using an alternative</w:t>
            </w:r>
          </w:p>
          <w:p w:rsidR="00000000" w:rsidDel="00000000" w:rsidP="00000000" w:rsidRDefault="00000000" w:rsidRPr="00000000" w14:paraId="00000136">
            <w:pPr>
              <w:rPr>
                <w:rFonts w:ascii="q_5" w:cs="q_5" w:eastAsia="q_5" w:hAnsi="q_5"/>
                <w:sz w:val="22"/>
                <w:szCs w:val="22"/>
              </w:rPr>
            </w:pPr>
            <w:r w:rsidDel="00000000" w:rsidR="00000000" w:rsidRPr="00000000">
              <w:rPr>
                <w:rFonts w:ascii="q_5" w:cs="q_5" w:eastAsia="q_5" w:hAnsi="q_5"/>
                <w:sz w:val="22"/>
                <w:szCs w:val="22"/>
                <w:rtl w:val="0"/>
              </w:rPr>
              <w:t xml:space="preserve">source, and explain your choice/methodology here:</w:t>
            </w:r>
          </w:p>
        </w:tc>
      </w:tr>
    </w:tbl>
    <w:p w:rsidR="00000000" w:rsidDel="00000000" w:rsidP="00000000" w:rsidRDefault="00000000" w:rsidRPr="00000000" w14:paraId="0000013A">
      <w:pPr>
        <w:rPr>
          <w:rFonts w:ascii="q_5" w:cs="q_5" w:eastAsia="q_5" w:hAnsi="q_5"/>
          <w:b w:val="1"/>
          <w:bCs w:val="1"/>
          <w:color w:val="434343"/>
          <w:sz w:val="22"/>
          <w:szCs w:val="22"/>
        </w:rPr>
      </w:pPr>
      <w:r w:rsidDel="00000000" w:rsidR="00000000" w:rsidRPr="00000000">
        <w:rPr>
          <w:rtl w:val="0"/>
        </w:rPr>
      </w:r>
    </w:p>
    <w:p w:rsidR="00000000" w:rsidDel="00000000" w:rsidP="00000000" w:rsidRDefault="00000000" w:rsidRPr="00000000" w14:paraId="0000013B">
      <w:pPr>
        <w:rPr>
          <w:rFonts w:ascii="q_5" w:cs="q_5" w:eastAsia="q_5" w:hAnsi="q_5"/>
          <w:b w:val="1"/>
          <w:bCs w:val="1"/>
          <w:color w:val="434343"/>
          <w:sz w:val="22"/>
          <w:szCs w:val="22"/>
        </w:rPr>
      </w:pPr>
      <w:r w:rsidDel="00000000" w:rsidR="00000000" w:rsidRPr="00000000">
        <w:rPr>
          <w:rtl w:val="0"/>
        </w:rPr>
      </w:r>
    </w:p>
    <w:p w:rsidR="00000000" w:rsidDel="00000000" w:rsidP="00000000" w:rsidRDefault="00000000" w:rsidRPr="00000000" w14:paraId="0000013C">
      <w:pPr>
        <w:rPr>
          <w:rFonts w:ascii="q_5" w:cs="q_5" w:eastAsia="q_5" w:hAnsi="q_5"/>
          <w:b w:val="1"/>
          <w:bCs w:val="1"/>
        </w:rPr>
      </w:pPr>
      <w:r w:rsidDel="00000000" w:rsidR="00000000" w:rsidRPr="00000000">
        <w:rPr>
          <w:rFonts w:ascii="q_5" w:cs="q_5" w:eastAsia="q_5" w:hAnsi="q_5"/>
          <w:b w:val="1"/>
          <w:bCs w:val="1"/>
          <w:rtl w:val="0"/>
        </w:rPr>
        <w:t xml:space="preserve">2c. Citation of key publications describing the bio</w:t>
      </w:r>
      <w:r w:rsidDel="00000000" w:rsidR="00000000" w:rsidRPr="00000000">
        <w:rPr>
          <w:rFonts w:ascii="q_5" w:cs="q_5" w:eastAsia="q_5" w:hAnsi="q_5"/>
          <w:b w:val="1"/>
          <w:bCs w:val="1"/>
          <w:rtl w:val="0"/>
        </w:rPr>
        <w:t xml:space="preserve">data resource</w:t>
      </w:r>
      <w:r w:rsidDel="00000000" w:rsidR="00000000" w:rsidRPr="00000000">
        <w:rPr>
          <w:rtl w:val="0"/>
        </w:rPr>
      </w:r>
    </w:p>
    <w:p w:rsidR="00000000" w:rsidDel="00000000" w:rsidP="00000000" w:rsidRDefault="00000000" w:rsidRPr="00000000" w14:paraId="0000013D">
      <w:pPr>
        <w:rPr>
          <w:rFonts w:ascii="q_5" w:cs="q_5" w:eastAsia="q_5" w:hAnsi="q_5"/>
          <w:sz w:val="22"/>
          <w:szCs w:val="22"/>
        </w:rPr>
      </w:pPr>
      <w:r w:rsidDel="00000000" w:rsidR="00000000" w:rsidRPr="00000000">
        <w:rPr>
          <w:rFonts w:ascii="q_5" w:cs="q_5" w:eastAsia="q_5" w:hAnsi="q_5"/>
          <w:sz w:val="22"/>
          <w:szCs w:val="22"/>
          <w:rtl w:val="0"/>
        </w:rPr>
        <w:t xml:space="preserve">Please list key articles that describe the biodata resource. Choose up to three articles, and include the url for the publication as well and the number of times they have been cited, with the source of the citation count (for example as stated in PubMed/EuropePMC).</w:t>
      </w:r>
    </w:p>
    <w:p w:rsidR="00000000" w:rsidDel="00000000" w:rsidP="00000000" w:rsidRDefault="00000000" w:rsidRPr="00000000" w14:paraId="0000013E">
      <w:pPr>
        <w:rPr>
          <w:rFonts w:ascii="q_5" w:cs="q_5" w:eastAsia="q_5" w:hAnsi="q_5"/>
          <w:sz w:val="22"/>
          <w:szCs w:val="22"/>
        </w:rPr>
      </w:pPr>
      <w:r w:rsidDel="00000000" w:rsidR="00000000" w:rsidRPr="00000000">
        <w:rPr>
          <w:rtl w:val="0"/>
        </w:rPr>
      </w:r>
    </w:p>
    <w:p w:rsidR="00000000" w:rsidDel="00000000" w:rsidP="00000000" w:rsidRDefault="00000000" w:rsidRPr="00000000" w14:paraId="0000013F">
      <w:pPr>
        <w:rPr>
          <w:rFonts w:ascii="q_5" w:cs="q_5" w:eastAsia="q_5" w:hAnsi="q_5"/>
          <w:sz w:val="22"/>
          <w:szCs w:val="22"/>
        </w:rPr>
      </w:pPr>
      <w:r w:rsidDel="00000000" w:rsidR="00000000" w:rsidRPr="00000000">
        <w:rPr>
          <w:rFonts w:ascii="q_5" w:cs="q_5" w:eastAsia="q_5" w:hAnsi="q_5"/>
          <w:sz w:val="22"/>
          <w:szCs w:val="22"/>
          <w:rtl w:val="0"/>
        </w:rPr>
        <w:t xml:space="preserve">Table 2c: Biodata Resource Key Article Citation</w:t>
      </w:r>
    </w:p>
    <w:tbl>
      <w:tblPr>
        <w:tblStyle w:val="Table9"/>
        <w:tblW w:w="92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15"/>
        <w:gridCol w:w="1305"/>
        <w:gridCol w:w="1440"/>
        <w:gridCol w:w="1530"/>
        <w:gridCol w:w="1095"/>
        <w:tblGridChange w:id="0">
          <w:tblGrid>
            <w:gridCol w:w="3915"/>
            <w:gridCol w:w="1305"/>
            <w:gridCol w:w="1440"/>
            <w:gridCol w:w="1530"/>
            <w:gridCol w:w="1095"/>
          </w:tblGrid>
        </w:tblGridChange>
      </w:tblGrid>
      <w:tr>
        <w:trPr>
          <w:cantSplit w:val="0"/>
          <w:tblHeader w:val="0"/>
        </w:trPr>
        <w:tc>
          <w:tcPr/>
          <w:p w:rsidR="00000000" w:rsidDel="00000000" w:rsidP="00000000" w:rsidRDefault="00000000" w:rsidRPr="00000000" w14:paraId="00000140">
            <w:pPr>
              <w:jc w:val="center"/>
              <w:rPr>
                <w:rFonts w:ascii="q_5" w:cs="q_5" w:eastAsia="q_5" w:hAnsi="q_5"/>
                <w:b w:val="1"/>
                <w:bCs w:val="1"/>
                <w:sz w:val="22"/>
                <w:szCs w:val="22"/>
              </w:rPr>
            </w:pPr>
            <w:r w:rsidDel="00000000" w:rsidR="00000000" w:rsidRPr="00000000">
              <w:rPr>
                <w:rFonts w:ascii="q_5" w:cs="q_5" w:eastAsia="q_5" w:hAnsi="q_5"/>
                <w:b w:val="1"/>
                <w:bCs w:val="1"/>
                <w:sz w:val="22"/>
                <w:szCs w:val="22"/>
                <w:rtl w:val="0"/>
              </w:rPr>
              <w:t xml:space="preserve">Article</w:t>
            </w:r>
            <w:r w:rsidDel="00000000" w:rsidR="00000000" w:rsidRPr="00000000">
              <w:rPr>
                <w:rtl w:val="0"/>
              </w:rPr>
            </w:r>
          </w:p>
        </w:tc>
        <w:tc>
          <w:tcPr/>
          <w:p w:rsidR="00000000" w:rsidDel="00000000" w:rsidP="00000000" w:rsidRDefault="00000000" w:rsidRPr="00000000" w14:paraId="00000141">
            <w:pPr>
              <w:jc w:val="center"/>
              <w:rPr>
                <w:rFonts w:ascii="q_5" w:cs="q_5" w:eastAsia="q_5" w:hAnsi="q_5"/>
                <w:b w:val="1"/>
                <w:bCs w:val="1"/>
                <w:sz w:val="22"/>
                <w:szCs w:val="22"/>
              </w:rPr>
            </w:pPr>
            <w:r w:rsidDel="00000000" w:rsidR="00000000" w:rsidRPr="00000000">
              <w:rPr>
                <w:rFonts w:ascii="q_5" w:cs="q_5" w:eastAsia="q_5" w:hAnsi="q_5"/>
                <w:b w:val="1"/>
                <w:bCs w:val="1"/>
                <w:sz w:val="22"/>
                <w:szCs w:val="22"/>
                <w:rtl w:val="0"/>
              </w:rPr>
              <w:t xml:space="preserve">PMID</w:t>
            </w:r>
          </w:p>
        </w:tc>
        <w:tc>
          <w:tcPr/>
          <w:p w:rsidR="00000000" w:rsidDel="00000000" w:rsidP="00000000" w:rsidRDefault="00000000" w:rsidRPr="00000000" w14:paraId="00000142">
            <w:pPr>
              <w:jc w:val="center"/>
              <w:rPr>
                <w:rFonts w:ascii="q_5" w:cs="q_5" w:eastAsia="q_5" w:hAnsi="q_5"/>
                <w:b w:val="1"/>
                <w:bCs w:val="1"/>
                <w:sz w:val="22"/>
                <w:szCs w:val="22"/>
              </w:rPr>
            </w:pPr>
            <w:r w:rsidDel="00000000" w:rsidR="00000000" w:rsidRPr="00000000">
              <w:rPr>
                <w:rFonts w:ascii="q_5" w:cs="q_5" w:eastAsia="q_5" w:hAnsi="q_5"/>
                <w:b w:val="1"/>
                <w:bCs w:val="1"/>
                <w:sz w:val="22"/>
                <w:szCs w:val="22"/>
                <w:rtl w:val="0"/>
              </w:rPr>
              <w:t xml:space="preserve">Year of</w:t>
            </w:r>
          </w:p>
          <w:p w:rsidR="00000000" w:rsidDel="00000000" w:rsidP="00000000" w:rsidRDefault="00000000" w:rsidRPr="00000000" w14:paraId="00000143">
            <w:pPr>
              <w:jc w:val="center"/>
              <w:rPr>
                <w:rFonts w:ascii="q_5" w:cs="q_5" w:eastAsia="q_5" w:hAnsi="q_5"/>
                <w:b w:val="1"/>
                <w:bCs w:val="1"/>
                <w:sz w:val="22"/>
                <w:szCs w:val="22"/>
              </w:rPr>
            </w:pPr>
            <w:r w:rsidDel="00000000" w:rsidR="00000000" w:rsidRPr="00000000">
              <w:rPr>
                <w:rFonts w:ascii="q_5" w:cs="q_5" w:eastAsia="q_5" w:hAnsi="q_5"/>
                <w:b w:val="1"/>
                <w:bCs w:val="1"/>
                <w:sz w:val="22"/>
                <w:szCs w:val="22"/>
                <w:rtl w:val="0"/>
              </w:rPr>
              <w:t xml:space="preserve">publication</w:t>
            </w:r>
          </w:p>
        </w:tc>
        <w:tc>
          <w:tcPr/>
          <w:p w:rsidR="00000000" w:rsidDel="00000000" w:rsidP="00000000" w:rsidRDefault="00000000" w:rsidRPr="00000000" w14:paraId="00000144">
            <w:pPr>
              <w:jc w:val="center"/>
              <w:rPr>
                <w:rFonts w:ascii="q_5" w:cs="q_5" w:eastAsia="q_5" w:hAnsi="q_5"/>
                <w:b w:val="1"/>
                <w:bCs w:val="1"/>
                <w:sz w:val="22"/>
                <w:szCs w:val="22"/>
              </w:rPr>
            </w:pPr>
            <w:r w:rsidDel="00000000" w:rsidR="00000000" w:rsidRPr="00000000">
              <w:rPr>
                <w:rFonts w:ascii="q_5" w:cs="q_5" w:eastAsia="q_5" w:hAnsi="q_5"/>
                <w:b w:val="1"/>
                <w:bCs w:val="1"/>
                <w:sz w:val="22"/>
                <w:szCs w:val="22"/>
                <w:rtl w:val="0"/>
              </w:rPr>
              <w:t xml:space="preserve">Link</w:t>
            </w:r>
          </w:p>
        </w:tc>
        <w:tc>
          <w:tcPr/>
          <w:p w:rsidR="00000000" w:rsidDel="00000000" w:rsidP="00000000" w:rsidRDefault="00000000" w:rsidRPr="00000000" w14:paraId="00000145">
            <w:pPr>
              <w:jc w:val="center"/>
              <w:rPr>
                <w:rFonts w:ascii="q_5" w:cs="q_5" w:eastAsia="q_5" w:hAnsi="q_5"/>
                <w:b w:val="1"/>
                <w:bCs w:val="1"/>
                <w:sz w:val="22"/>
                <w:szCs w:val="22"/>
              </w:rPr>
            </w:pPr>
            <w:r w:rsidDel="00000000" w:rsidR="00000000" w:rsidRPr="00000000">
              <w:rPr>
                <w:rFonts w:ascii="q_5" w:cs="q_5" w:eastAsia="q_5" w:hAnsi="q_5"/>
                <w:b w:val="1"/>
                <w:bCs w:val="1"/>
                <w:sz w:val="22"/>
                <w:szCs w:val="22"/>
                <w:rtl w:val="0"/>
              </w:rPr>
              <w:t xml:space="preserve">Citation</w:t>
            </w:r>
          </w:p>
          <w:p w:rsidR="00000000" w:rsidDel="00000000" w:rsidP="00000000" w:rsidRDefault="00000000" w:rsidRPr="00000000" w14:paraId="00000146">
            <w:pPr>
              <w:jc w:val="center"/>
              <w:rPr>
                <w:rFonts w:ascii="q_5" w:cs="q_5" w:eastAsia="q_5" w:hAnsi="q_5"/>
                <w:b w:val="1"/>
                <w:bCs w:val="1"/>
                <w:sz w:val="22"/>
                <w:szCs w:val="22"/>
              </w:rPr>
            </w:pPr>
            <w:r w:rsidDel="00000000" w:rsidR="00000000" w:rsidRPr="00000000">
              <w:rPr>
                <w:rFonts w:ascii="q_5" w:cs="q_5" w:eastAsia="q_5" w:hAnsi="q_5"/>
                <w:b w:val="1"/>
                <w:bCs w:val="1"/>
                <w:sz w:val="22"/>
                <w:szCs w:val="22"/>
                <w:rtl w:val="0"/>
              </w:rPr>
              <w:t xml:space="preserve">count</w:t>
            </w:r>
          </w:p>
          <w:p w:rsidR="00000000" w:rsidDel="00000000" w:rsidP="00000000" w:rsidRDefault="00000000" w:rsidRPr="00000000" w14:paraId="00000147">
            <w:pPr>
              <w:jc w:val="center"/>
              <w:rPr>
                <w:rFonts w:ascii="q_5" w:cs="q_5" w:eastAsia="q_5" w:hAnsi="q_5"/>
                <w:b w:val="1"/>
                <w:bCs w:val="1"/>
                <w:sz w:val="22"/>
                <w:szCs w:val="22"/>
              </w:rPr>
            </w:pPr>
            <w:r w:rsidDel="00000000" w:rsidR="00000000" w:rsidRPr="00000000">
              <w:rPr>
                <w:rFonts w:ascii="q_5" w:cs="q_5" w:eastAsia="q_5" w:hAnsi="q_5"/>
                <w:b w:val="1"/>
                <w:bCs w:val="1"/>
                <w:sz w:val="22"/>
                <w:szCs w:val="22"/>
                <w:rtl w:val="0"/>
              </w:rPr>
              <w:t xml:space="preserve">(method)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48">
            <w:pPr>
              <w:rPr>
                <w:rFonts w:ascii="q_5" w:cs="q_5" w:eastAsia="q_5" w:hAnsi="q_5"/>
                <w:sz w:val="18"/>
                <w:szCs w:val="18"/>
              </w:rPr>
            </w:pPr>
            <w:r w:rsidDel="00000000" w:rsidR="00000000" w:rsidRPr="00000000">
              <w:rPr>
                <w:rFonts w:ascii="q_5" w:cs="q_5" w:eastAsia="q_5" w:hAnsi="q_5"/>
                <w:sz w:val="18"/>
                <w:szCs w:val="18"/>
                <w:rtl w:val="0"/>
              </w:rPr>
              <w:t xml:space="preserve">RegulonDB: a database on transcriptional regulation in Escherichia coli,</w:t>
            </w:r>
          </w:p>
        </w:tc>
        <w:tc>
          <w:tcPr>
            <w:tcMar>
              <w:top w:w="100.0" w:type="dxa"/>
              <w:left w:w="100.0" w:type="dxa"/>
              <w:bottom w:w="100.0" w:type="dxa"/>
              <w:right w:w="100.0" w:type="dxa"/>
            </w:tcMar>
            <w:vAlign w:val="top"/>
          </w:tcPr>
          <w:p w:rsidR="00000000" w:rsidDel="00000000" w:rsidP="00000000" w:rsidRDefault="00000000" w:rsidRPr="00000000" w14:paraId="00000149">
            <w:pPr>
              <w:rPr>
                <w:rFonts w:ascii="q_5" w:cs="q_5" w:eastAsia="q_5" w:hAnsi="q_5"/>
                <w:sz w:val="18"/>
                <w:szCs w:val="18"/>
              </w:rPr>
            </w:pPr>
            <w:r w:rsidDel="00000000" w:rsidR="00000000" w:rsidRPr="00000000">
              <w:rPr>
                <w:rFonts w:ascii="q_5" w:cs="q_5" w:eastAsia="q_5" w:hAnsi="q_5"/>
                <w:sz w:val="18"/>
                <w:szCs w:val="18"/>
                <w:rtl w:val="0"/>
              </w:rPr>
              <w:t xml:space="preserve">9399800</w:t>
            </w:r>
          </w:p>
        </w:tc>
        <w:tc>
          <w:tcPr>
            <w:tcMar>
              <w:top w:w="100.0" w:type="dxa"/>
              <w:left w:w="100.0" w:type="dxa"/>
              <w:bottom w:w="100.0" w:type="dxa"/>
              <w:right w:w="100.0" w:type="dxa"/>
            </w:tcMar>
            <w:vAlign w:val="top"/>
          </w:tcPr>
          <w:p w:rsidR="00000000" w:rsidDel="00000000" w:rsidP="00000000" w:rsidRDefault="00000000" w:rsidRPr="00000000" w14:paraId="0000014A">
            <w:pPr>
              <w:rPr>
                <w:rFonts w:ascii="q_5" w:cs="q_5" w:eastAsia="q_5" w:hAnsi="q_5"/>
                <w:sz w:val="18"/>
                <w:szCs w:val="18"/>
              </w:rPr>
            </w:pPr>
            <w:r w:rsidDel="00000000" w:rsidR="00000000" w:rsidRPr="00000000">
              <w:rPr>
                <w:rFonts w:ascii="q_5" w:cs="q_5" w:eastAsia="q_5" w:hAnsi="q_5"/>
                <w:sz w:val="18"/>
                <w:szCs w:val="18"/>
                <w:rtl w:val="0"/>
              </w:rPr>
              <w:t xml:space="preserve">1998</w:t>
            </w:r>
          </w:p>
        </w:tc>
        <w:tc>
          <w:tcPr>
            <w:tcMar>
              <w:top w:w="100.0" w:type="dxa"/>
              <w:left w:w="100.0" w:type="dxa"/>
              <w:bottom w:w="100.0" w:type="dxa"/>
              <w:right w:w="100.0" w:type="dxa"/>
            </w:tcMar>
            <w:vAlign w:val="top"/>
          </w:tcPr>
          <w:p w:rsidR="00000000" w:rsidDel="00000000" w:rsidP="00000000" w:rsidRDefault="00000000" w:rsidRPr="00000000" w14:paraId="0000014B">
            <w:pPr>
              <w:rPr>
                <w:rFonts w:ascii="q_5" w:cs="q_5" w:eastAsia="q_5" w:hAnsi="q_5"/>
                <w:sz w:val="18"/>
                <w:szCs w:val="18"/>
              </w:rPr>
            </w:pPr>
            <w:r w:rsidDel="00000000" w:rsidR="00000000" w:rsidRPr="00000000">
              <w:rPr>
                <w:rFonts w:ascii="q_5" w:cs="q_5" w:eastAsia="q_5" w:hAnsi="q_5"/>
                <w:sz w:val="18"/>
                <w:szCs w:val="18"/>
                <w:rtl w:val="0"/>
              </w:rPr>
              <w:t xml:space="preserve">10.1093/nar/26.1.55</w:t>
            </w:r>
          </w:p>
        </w:tc>
        <w:tc>
          <w:tcPr>
            <w:tcMar>
              <w:top w:w="100.0" w:type="dxa"/>
              <w:left w:w="100.0" w:type="dxa"/>
              <w:bottom w:w="100.0" w:type="dxa"/>
              <w:right w:w="100.0" w:type="dxa"/>
            </w:tcMar>
            <w:vAlign w:val="top"/>
          </w:tcPr>
          <w:p w:rsidR="00000000" w:rsidDel="00000000" w:rsidP="00000000" w:rsidRDefault="00000000" w:rsidRPr="00000000" w14:paraId="0000014C">
            <w:pPr>
              <w:rPr>
                <w:rFonts w:ascii="q_5" w:cs="q_5" w:eastAsia="q_5" w:hAnsi="q_5"/>
                <w:sz w:val="18"/>
                <w:szCs w:val="18"/>
              </w:rPr>
            </w:pPr>
            <w:r w:rsidDel="00000000" w:rsidR="00000000" w:rsidRPr="00000000">
              <w:rPr>
                <w:rFonts w:ascii="q_5" w:cs="q_5" w:eastAsia="q_5" w:hAnsi="q_5"/>
                <w:sz w:val="18"/>
                <w:szCs w:val="18"/>
                <w:rtl w:val="0"/>
              </w:rPr>
              <w:t xml:space="preserve">142</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4D">
            <w:pPr>
              <w:rPr>
                <w:rFonts w:ascii="q_5" w:cs="q_5" w:eastAsia="q_5" w:hAnsi="q_5"/>
                <w:sz w:val="18"/>
                <w:szCs w:val="18"/>
              </w:rPr>
            </w:pPr>
            <w:r w:rsidDel="00000000" w:rsidR="00000000" w:rsidRPr="00000000">
              <w:rPr>
                <w:rFonts w:ascii="q_5" w:cs="q_5" w:eastAsia="q_5" w:hAnsi="q_5"/>
                <w:sz w:val="18"/>
                <w:szCs w:val="18"/>
                <w:rtl w:val="0"/>
              </w:rPr>
              <w:t xml:space="preserve">RegulonDB (version 2.0): a database on transcriptional regulation in Escherichia coli,</w:t>
            </w:r>
          </w:p>
        </w:tc>
        <w:tc>
          <w:tcPr>
            <w:tcMar>
              <w:top w:w="100.0" w:type="dxa"/>
              <w:left w:w="100.0" w:type="dxa"/>
              <w:bottom w:w="100.0" w:type="dxa"/>
              <w:right w:w="100.0" w:type="dxa"/>
            </w:tcMar>
            <w:vAlign w:val="top"/>
          </w:tcPr>
          <w:p w:rsidR="00000000" w:rsidDel="00000000" w:rsidP="00000000" w:rsidRDefault="00000000" w:rsidRPr="00000000" w14:paraId="0000014E">
            <w:pPr>
              <w:rPr>
                <w:rFonts w:ascii="q_5" w:cs="q_5" w:eastAsia="q_5" w:hAnsi="q_5"/>
                <w:sz w:val="18"/>
                <w:szCs w:val="18"/>
              </w:rPr>
            </w:pPr>
            <w:r w:rsidDel="00000000" w:rsidR="00000000" w:rsidRPr="00000000">
              <w:rPr>
                <w:rFonts w:ascii="q_5" w:cs="q_5" w:eastAsia="q_5" w:hAnsi="q_5"/>
                <w:sz w:val="18"/>
                <w:szCs w:val="18"/>
                <w:rtl w:val="0"/>
              </w:rPr>
              <w:t xml:space="preserve">9847141</w:t>
            </w:r>
          </w:p>
        </w:tc>
        <w:tc>
          <w:tcPr>
            <w:tcMar>
              <w:top w:w="100.0" w:type="dxa"/>
              <w:left w:w="100.0" w:type="dxa"/>
              <w:bottom w:w="100.0" w:type="dxa"/>
              <w:right w:w="100.0" w:type="dxa"/>
            </w:tcMar>
            <w:vAlign w:val="top"/>
          </w:tcPr>
          <w:p w:rsidR="00000000" w:rsidDel="00000000" w:rsidP="00000000" w:rsidRDefault="00000000" w:rsidRPr="00000000" w14:paraId="0000014F">
            <w:pPr>
              <w:rPr>
                <w:rFonts w:ascii="q_5" w:cs="q_5" w:eastAsia="q_5" w:hAnsi="q_5"/>
                <w:sz w:val="18"/>
                <w:szCs w:val="18"/>
              </w:rPr>
            </w:pPr>
            <w:r w:rsidDel="00000000" w:rsidR="00000000" w:rsidRPr="00000000">
              <w:rPr>
                <w:rFonts w:ascii="q_5" w:cs="q_5" w:eastAsia="q_5" w:hAnsi="q_5"/>
                <w:sz w:val="18"/>
                <w:szCs w:val="18"/>
                <w:rtl w:val="0"/>
              </w:rPr>
              <w:t xml:space="preserve">1999</w:t>
            </w:r>
          </w:p>
        </w:tc>
        <w:tc>
          <w:tcPr>
            <w:tcMar>
              <w:top w:w="100.0" w:type="dxa"/>
              <w:left w:w="100.0" w:type="dxa"/>
              <w:bottom w:w="100.0" w:type="dxa"/>
              <w:right w:w="100.0" w:type="dxa"/>
            </w:tcMar>
            <w:vAlign w:val="top"/>
          </w:tcPr>
          <w:p w:rsidR="00000000" w:rsidDel="00000000" w:rsidP="00000000" w:rsidRDefault="00000000" w:rsidRPr="00000000" w14:paraId="00000150">
            <w:pPr>
              <w:rPr>
                <w:rFonts w:ascii="q_5" w:cs="q_5" w:eastAsia="q_5" w:hAnsi="q_5"/>
                <w:sz w:val="18"/>
                <w:szCs w:val="18"/>
              </w:rPr>
            </w:pPr>
            <w:r w:rsidDel="00000000" w:rsidR="00000000" w:rsidRPr="00000000">
              <w:rPr>
                <w:rFonts w:ascii="q_5" w:cs="q_5" w:eastAsia="q_5" w:hAnsi="q_5"/>
                <w:sz w:val="18"/>
                <w:szCs w:val="18"/>
                <w:rtl w:val="0"/>
              </w:rPr>
              <w:t xml:space="preserve">10.1093/nar/27.1.59</w:t>
            </w:r>
          </w:p>
        </w:tc>
        <w:tc>
          <w:tcPr>
            <w:tcMar>
              <w:top w:w="100.0" w:type="dxa"/>
              <w:left w:w="100.0" w:type="dxa"/>
              <w:bottom w:w="100.0" w:type="dxa"/>
              <w:right w:w="100.0" w:type="dxa"/>
            </w:tcMar>
            <w:vAlign w:val="top"/>
          </w:tcPr>
          <w:p w:rsidR="00000000" w:rsidDel="00000000" w:rsidP="00000000" w:rsidRDefault="00000000" w:rsidRPr="00000000" w14:paraId="00000151">
            <w:pPr>
              <w:rPr>
                <w:rFonts w:ascii="q_5" w:cs="q_5" w:eastAsia="q_5" w:hAnsi="q_5"/>
                <w:sz w:val="18"/>
                <w:szCs w:val="18"/>
              </w:rPr>
            </w:pPr>
            <w:r w:rsidDel="00000000" w:rsidR="00000000" w:rsidRPr="00000000">
              <w:rPr>
                <w:rFonts w:ascii="q_5" w:cs="q_5" w:eastAsia="q_5" w:hAnsi="q_5"/>
                <w:sz w:val="18"/>
                <w:szCs w:val="18"/>
                <w:rtl w:val="0"/>
              </w:rPr>
              <w:t xml:space="preserve">31</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52">
            <w:pPr>
              <w:rPr>
                <w:rFonts w:ascii="q_5" w:cs="q_5" w:eastAsia="q_5" w:hAnsi="q_5"/>
                <w:sz w:val="18"/>
                <w:szCs w:val="18"/>
              </w:rPr>
            </w:pPr>
            <w:r w:rsidDel="00000000" w:rsidR="00000000" w:rsidRPr="00000000">
              <w:rPr>
                <w:rFonts w:ascii="q_5" w:cs="q_5" w:eastAsia="q_5" w:hAnsi="q_5"/>
                <w:sz w:val="18"/>
                <w:szCs w:val="18"/>
                <w:rtl w:val="0"/>
              </w:rPr>
              <w:t xml:space="preserve">RegulonDB (version 3.0): transcriptional regulation and operon organization in Escherichia coli K-12,</w:t>
            </w:r>
          </w:p>
        </w:tc>
        <w:tc>
          <w:tcPr>
            <w:tcMar>
              <w:top w:w="100.0" w:type="dxa"/>
              <w:left w:w="100.0" w:type="dxa"/>
              <w:bottom w:w="100.0" w:type="dxa"/>
              <w:right w:w="100.0" w:type="dxa"/>
            </w:tcMar>
            <w:vAlign w:val="top"/>
          </w:tcPr>
          <w:p w:rsidR="00000000" w:rsidDel="00000000" w:rsidP="00000000" w:rsidRDefault="00000000" w:rsidRPr="00000000" w14:paraId="00000153">
            <w:pPr>
              <w:rPr>
                <w:rFonts w:ascii="q_5" w:cs="q_5" w:eastAsia="q_5" w:hAnsi="q_5"/>
                <w:sz w:val="18"/>
                <w:szCs w:val="18"/>
              </w:rPr>
            </w:pPr>
            <w:r w:rsidDel="00000000" w:rsidR="00000000" w:rsidRPr="00000000">
              <w:rPr>
                <w:rFonts w:ascii="q_5" w:cs="q_5" w:eastAsia="q_5" w:hAnsi="q_5"/>
                <w:sz w:val="18"/>
                <w:szCs w:val="18"/>
                <w:rtl w:val="0"/>
              </w:rPr>
              <w:t xml:space="preserve">10592182</w:t>
            </w:r>
          </w:p>
        </w:tc>
        <w:tc>
          <w:tcPr>
            <w:tcMar>
              <w:top w:w="100.0" w:type="dxa"/>
              <w:left w:w="100.0" w:type="dxa"/>
              <w:bottom w:w="100.0" w:type="dxa"/>
              <w:right w:w="100.0" w:type="dxa"/>
            </w:tcMar>
            <w:vAlign w:val="top"/>
          </w:tcPr>
          <w:p w:rsidR="00000000" w:rsidDel="00000000" w:rsidP="00000000" w:rsidRDefault="00000000" w:rsidRPr="00000000" w14:paraId="00000154">
            <w:pPr>
              <w:rPr>
                <w:rFonts w:ascii="q_5" w:cs="q_5" w:eastAsia="q_5" w:hAnsi="q_5"/>
                <w:sz w:val="18"/>
                <w:szCs w:val="18"/>
              </w:rPr>
            </w:pPr>
            <w:r w:rsidDel="00000000" w:rsidR="00000000" w:rsidRPr="00000000">
              <w:rPr>
                <w:rFonts w:ascii="q_5" w:cs="q_5" w:eastAsia="q_5" w:hAnsi="q_5"/>
                <w:sz w:val="18"/>
                <w:szCs w:val="18"/>
                <w:rtl w:val="0"/>
              </w:rPr>
              <w:t xml:space="preserve">2000</w:t>
            </w:r>
          </w:p>
        </w:tc>
        <w:tc>
          <w:tcPr>
            <w:tcMar>
              <w:top w:w="100.0" w:type="dxa"/>
              <w:left w:w="100.0" w:type="dxa"/>
              <w:bottom w:w="100.0" w:type="dxa"/>
              <w:right w:w="100.0" w:type="dxa"/>
            </w:tcMar>
            <w:vAlign w:val="top"/>
          </w:tcPr>
          <w:p w:rsidR="00000000" w:rsidDel="00000000" w:rsidP="00000000" w:rsidRDefault="00000000" w:rsidRPr="00000000" w14:paraId="00000155">
            <w:pPr>
              <w:rPr>
                <w:rFonts w:ascii="q_5" w:cs="q_5" w:eastAsia="q_5" w:hAnsi="q_5"/>
                <w:sz w:val="18"/>
                <w:szCs w:val="18"/>
              </w:rPr>
            </w:pPr>
            <w:r w:rsidDel="00000000" w:rsidR="00000000" w:rsidRPr="00000000">
              <w:rPr>
                <w:rFonts w:ascii="q_5" w:cs="q_5" w:eastAsia="q_5" w:hAnsi="q_5"/>
                <w:sz w:val="18"/>
                <w:szCs w:val="18"/>
                <w:rtl w:val="0"/>
              </w:rPr>
              <w:t xml:space="preserve">10.1093/nar/28.1.65</w:t>
            </w:r>
          </w:p>
        </w:tc>
        <w:tc>
          <w:tcPr>
            <w:tcMar>
              <w:top w:w="100.0" w:type="dxa"/>
              <w:left w:w="100.0" w:type="dxa"/>
              <w:bottom w:w="100.0" w:type="dxa"/>
              <w:right w:w="100.0" w:type="dxa"/>
            </w:tcMar>
            <w:vAlign w:val="top"/>
          </w:tcPr>
          <w:p w:rsidR="00000000" w:rsidDel="00000000" w:rsidP="00000000" w:rsidRDefault="00000000" w:rsidRPr="00000000" w14:paraId="00000156">
            <w:pPr>
              <w:rPr>
                <w:rFonts w:ascii="q_5" w:cs="q_5" w:eastAsia="q_5" w:hAnsi="q_5"/>
                <w:sz w:val="18"/>
                <w:szCs w:val="18"/>
              </w:rPr>
            </w:pPr>
            <w:r w:rsidDel="00000000" w:rsidR="00000000" w:rsidRPr="00000000">
              <w:rPr>
                <w:rFonts w:ascii="q_5" w:cs="q_5" w:eastAsia="q_5" w:hAnsi="q_5"/>
                <w:sz w:val="18"/>
                <w:szCs w:val="18"/>
                <w:rtl w:val="0"/>
              </w:rPr>
              <w:t xml:space="preserve">49</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57">
            <w:pPr>
              <w:rPr>
                <w:rFonts w:ascii="q_5" w:cs="q_5" w:eastAsia="q_5" w:hAnsi="q_5"/>
                <w:sz w:val="18"/>
                <w:szCs w:val="18"/>
              </w:rPr>
            </w:pPr>
            <w:r w:rsidDel="00000000" w:rsidR="00000000" w:rsidRPr="00000000">
              <w:rPr>
                <w:rFonts w:ascii="q_5" w:cs="q_5" w:eastAsia="q_5" w:hAnsi="q_5"/>
                <w:sz w:val="18"/>
                <w:szCs w:val="18"/>
                <w:rtl w:val="0"/>
              </w:rPr>
              <w:t xml:space="preserve">RegulonDB (version 3.2): transcriptional regulation and operon organization in Escherichia coli K-12,</w:t>
            </w:r>
          </w:p>
        </w:tc>
        <w:tc>
          <w:tcPr>
            <w:tcMar>
              <w:top w:w="100.0" w:type="dxa"/>
              <w:left w:w="100.0" w:type="dxa"/>
              <w:bottom w:w="100.0" w:type="dxa"/>
              <w:right w:w="100.0" w:type="dxa"/>
            </w:tcMar>
            <w:vAlign w:val="top"/>
          </w:tcPr>
          <w:p w:rsidR="00000000" w:rsidDel="00000000" w:rsidP="00000000" w:rsidRDefault="00000000" w:rsidRPr="00000000" w14:paraId="00000158">
            <w:pPr>
              <w:rPr>
                <w:rFonts w:ascii="q_5" w:cs="q_5" w:eastAsia="q_5" w:hAnsi="q_5"/>
                <w:sz w:val="18"/>
                <w:szCs w:val="18"/>
              </w:rPr>
            </w:pPr>
            <w:r w:rsidDel="00000000" w:rsidR="00000000" w:rsidRPr="00000000">
              <w:rPr>
                <w:rFonts w:ascii="q_5" w:cs="q_5" w:eastAsia="q_5" w:hAnsi="q_5"/>
                <w:sz w:val="18"/>
                <w:szCs w:val="18"/>
                <w:rtl w:val="0"/>
              </w:rPr>
              <w:t xml:space="preserve">11125053</w:t>
            </w:r>
          </w:p>
        </w:tc>
        <w:tc>
          <w:tcPr>
            <w:tcMar>
              <w:top w:w="100.0" w:type="dxa"/>
              <w:left w:w="100.0" w:type="dxa"/>
              <w:bottom w:w="100.0" w:type="dxa"/>
              <w:right w:w="100.0" w:type="dxa"/>
            </w:tcMar>
            <w:vAlign w:val="top"/>
          </w:tcPr>
          <w:p w:rsidR="00000000" w:rsidDel="00000000" w:rsidP="00000000" w:rsidRDefault="00000000" w:rsidRPr="00000000" w14:paraId="00000159">
            <w:pPr>
              <w:rPr>
                <w:rFonts w:ascii="q_5" w:cs="q_5" w:eastAsia="q_5" w:hAnsi="q_5"/>
                <w:sz w:val="18"/>
                <w:szCs w:val="18"/>
              </w:rPr>
            </w:pPr>
            <w:r w:rsidDel="00000000" w:rsidR="00000000" w:rsidRPr="00000000">
              <w:rPr>
                <w:rFonts w:ascii="q_5" w:cs="q_5" w:eastAsia="q_5" w:hAnsi="q_5"/>
                <w:sz w:val="18"/>
                <w:szCs w:val="18"/>
                <w:rtl w:val="0"/>
              </w:rPr>
              <w:t xml:space="preserve">2001</w:t>
            </w:r>
          </w:p>
        </w:tc>
        <w:tc>
          <w:tcPr>
            <w:tcMar>
              <w:top w:w="100.0" w:type="dxa"/>
              <w:left w:w="100.0" w:type="dxa"/>
              <w:bottom w:w="100.0" w:type="dxa"/>
              <w:right w:w="100.0" w:type="dxa"/>
            </w:tcMar>
            <w:vAlign w:val="top"/>
          </w:tcPr>
          <w:p w:rsidR="00000000" w:rsidDel="00000000" w:rsidP="00000000" w:rsidRDefault="00000000" w:rsidRPr="00000000" w14:paraId="0000015A">
            <w:pPr>
              <w:rPr>
                <w:rFonts w:ascii="q_5" w:cs="q_5" w:eastAsia="q_5" w:hAnsi="q_5"/>
                <w:sz w:val="18"/>
                <w:szCs w:val="18"/>
              </w:rPr>
            </w:pPr>
            <w:r w:rsidDel="00000000" w:rsidR="00000000" w:rsidRPr="00000000">
              <w:rPr>
                <w:rFonts w:ascii="q_5" w:cs="q_5" w:eastAsia="q_5" w:hAnsi="q_5"/>
                <w:sz w:val="18"/>
                <w:szCs w:val="18"/>
                <w:rtl w:val="0"/>
              </w:rPr>
              <w:t xml:space="preserve">10.1093/nar/29.1.72</w:t>
            </w:r>
          </w:p>
        </w:tc>
        <w:tc>
          <w:tcPr>
            <w:tcMar>
              <w:top w:w="100.0" w:type="dxa"/>
              <w:left w:w="100.0" w:type="dxa"/>
              <w:bottom w:w="100.0" w:type="dxa"/>
              <w:right w:w="100.0" w:type="dxa"/>
            </w:tcMar>
            <w:vAlign w:val="top"/>
          </w:tcPr>
          <w:p w:rsidR="00000000" w:rsidDel="00000000" w:rsidP="00000000" w:rsidRDefault="00000000" w:rsidRPr="00000000" w14:paraId="0000015B">
            <w:pPr>
              <w:rPr>
                <w:rFonts w:ascii="q_5" w:cs="q_5" w:eastAsia="q_5" w:hAnsi="q_5"/>
                <w:sz w:val="18"/>
                <w:szCs w:val="18"/>
              </w:rPr>
            </w:pPr>
            <w:r w:rsidDel="00000000" w:rsidR="00000000" w:rsidRPr="00000000">
              <w:rPr>
                <w:rFonts w:ascii="q_5" w:cs="q_5" w:eastAsia="q_5" w:hAnsi="q_5"/>
                <w:sz w:val="18"/>
                <w:szCs w:val="18"/>
                <w:rtl w:val="0"/>
              </w:rPr>
              <w:t xml:space="preserve">181</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5C">
            <w:pPr>
              <w:rPr>
                <w:rFonts w:ascii="q_5" w:cs="q_5" w:eastAsia="q_5" w:hAnsi="q_5"/>
                <w:sz w:val="18"/>
                <w:szCs w:val="18"/>
              </w:rPr>
            </w:pPr>
            <w:r w:rsidDel="00000000" w:rsidR="00000000" w:rsidRPr="00000000">
              <w:rPr>
                <w:rFonts w:ascii="q_5" w:cs="q_5" w:eastAsia="q_5" w:hAnsi="q_5"/>
                <w:sz w:val="18"/>
                <w:szCs w:val="18"/>
                <w:rtl w:val="0"/>
              </w:rPr>
              <w:t xml:space="preserve">RegulonDB (version 4.0): transcriptional regulation, operon organization and growth conditions in Escherichia coli K-12,</w:t>
            </w:r>
          </w:p>
        </w:tc>
        <w:tc>
          <w:tcPr>
            <w:tcMar>
              <w:top w:w="100.0" w:type="dxa"/>
              <w:left w:w="100.0" w:type="dxa"/>
              <w:bottom w:w="100.0" w:type="dxa"/>
              <w:right w:w="100.0" w:type="dxa"/>
            </w:tcMar>
            <w:vAlign w:val="top"/>
          </w:tcPr>
          <w:p w:rsidR="00000000" w:rsidDel="00000000" w:rsidP="00000000" w:rsidRDefault="00000000" w:rsidRPr="00000000" w14:paraId="0000015D">
            <w:pPr>
              <w:rPr>
                <w:rFonts w:ascii="q_5" w:cs="q_5" w:eastAsia="q_5" w:hAnsi="q_5"/>
                <w:sz w:val="18"/>
                <w:szCs w:val="18"/>
              </w:rPr>
            </w:pPr>
            <w:r w:rsidDel="00000000" w:rsidR="00000000" w:rsidRPr="00000000">
              <w:rPr>
                <w:rFonts w:ascii="q_5" w:cs="q_5" w:eastAsia="q_5" w:hAnsi="q_5"/>
                <w:sz w:val="18"/>
                <w:szCs w:val="18"/>
                <w:rtl w:val="0"/>
              </w:rPr>
              <w:t xml:space="preserve">14681419</w:t>
            </w:r>
          </w:p>
        </w:tc>
        <w:tc>
          <w:tcPr>
            <w:tcMar>
              <w:top w:w="100.0" w:type="dxa"/>
              <w:left w:w="100.0" w:type="dxa"/>
              <w:bottom w:w="100.0" w:type="dxa"/>
              <w:right w:w="100.0" w:type="dxa"/>
            </w:tcMar>
            <w:vAlign w:val="top"/>
          </w:tcPr>
          <w:p w:rsidR="00000000" w:rsidDel="00000000" w:rsidP="00000000" w:rsidRDefault="00000000" w:rsidRPr="00000000" w14:paraId="0000015E">
            <w:pPr>
              <w:rPr>
                <w:rFonts w:ascii="q_5" w:cs="q_5" w:eastAsia="q_5" w:hAnsi="q_5"/>
                <w:sz w:val="18"/>
                <w:szCs w:val="18"/>
              </w:rPr>
            </w:pPr>
            <w:r w:rsidDel="00000000" w:rsidR="00000000" w:rsidRPr="00000000">
              <w:rPr>
                <w:rFonts w:ascii="q_5" w:cs="q_5" w:eastAsia="q_5" w:hAnsi="q_5"/>
                <w:sz w:val="18"/>
                <w:szCs w:val="18"/>
                <w:rtl w:val="0"/>
              </w:rPr>
              <w:t xml:space="preserve">2004</w:t>
            </w:r>
          </w:p>
        </w:tc>
        <w:tc>
          <w:tcPr>
            <w:tcMar>
              <w:top w:w="100.0" w:type="dxa"/>
              <w:left w:w="100.0" w:type="dxa"/>
              <w:bottom w:w="100.0" w:type="dxa"/>
              <w:right w:w="100.0" w:type="dxa"/>
            </w:tcMar>
            <w:vAlign w:val="top"/>
          </w:tcPr>
          <w:p w:rsidR="00000000" w:rsidDel="00000000" w:rsidP="00000000" w:rsidRDefault="00000000" w:rsidRPr="00000000" w14:paraId="0000015F">
            <w:pPr>
              <w:rPr>
                <w:rFonts w:ascii="q_5" w:cs="q_5" w:eastAsia="q_5" w:hAnsi="q_5"/>
                <w:sz w:val="18"/>
                <w:szCs w:val="18"/>
              </w:rPr>
            </w:pPr>
            <w:r w:rsidDel="00000000" w:rsidR="00000000" w:rsidRPr="00000000">
              <w:rPr>
                <w:rFonts w:ascii="q_5" w:cs="q_5" w:eastAsia="q_5" w:hAnsi="q_5"/>
                <w:sz w:val="18"/>
                <w:szCs w:val="18"/>
                <w:rtl w:val="0"/>
              </w:rPr>
              <w:t xml:space="preserve">0.1093/nar/gkh140 </w:t>
            </w:r>
          </w:p>
        </w:tc>
        <w:tc>
          <w:tcPr>
            <w:tcMar>
              <w:top w:w="100.0" w:type="dxa"/>
              <w:left w:w="100.0" w:type="dxa"/>
              <w:bottom w:w="100.0" w:type="dxa"/>
              <w:right w:w="100.0" w:type="dxa"/>
            </w:tcMar>
            <w:vAlign w:val="top"/>
          </w:tcPr>
          <w:p w:rsidR="00000000" w:rsidDel="00000000" w:rsidP="00000000" w:rsidRDefault="00000000" w:rsidRPr="00000000" w14:paraId="00000160">
            <w:pPr>
              <w:rPr>
                <w:rFonts w:ascii="q_5" w:cs="q_5" w:eastAsia="q_5" w:hAnsi="q_5"/>
                <w:sz w:val="18"/>
                <w:szCs w:val="18"/>
              </w:rPr>
            </w:pPr>
            <w:r w:rsidDel="00000000" w:rsidR="00000000" w:rsidRPr="00000000">
              <w:rPr>
                <w:rFonts w:ascii="q_5" w:cs="q_5" w:eastAsia="q_5" w:hAnsi="q_5"/>
                <w:sz w:val="18"/>
                <w:szCs w:val="18"/>
                <w:rtl w:val="0"/>
              </w:rPr>
              <w:t xml:space="preserve">192</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61">
            <w:pPr>
              <w:rPr>
                <w:rFonts w:ascii="q_5" w:cs="q_5" w:eastAsia="q_5" w:hAnsi="q_5"/>
                <w:sz w:val="18"/>
                <w:szCs w:val="18"/>
              </w:rPr>
            </w:pPr>
            <w:r w:rsidDel="00000000" w:rsidR="00000000" w:rsidRPr="00000000">
              <w:rPr>
                <w:rFonts w:ascii="q_5" w:cs="q_5" w:eastAsia="q_5" w:hAnsi="q_5"/>
                <w:sz w:val="18"/>
                <w:szCs w:val="18"/>
                <w:rtl w:val="0"/>
              </w:rPr>
              <w:t xml:space="preserve">RegulonDB (version 5.0): Escherichia coli K-12 transcriptional regulatory network, operon organization, and growth conditions,</w:t>
            </w:r>
          </w:p>
        </w:tc>
        <w:tc>
          <w:tcPr>
            <w:tcMar>
              <w:top w:w="100.0" w:type="dxa"/>
              <w:left w:w="100.0" w:type="dxa"/>
              <w:bottom w:w="100.0" w:type="dxa"/>
              <w:right w:w="100.0" w:type="dxa"/>
            </w:tcMar>
            <w:vAlign w:val="top"/>
          </w:tcPr>
          <w:p w:rsidR="00000000" w:rsidDel="00000000" w:rsidP="00000000" w:rsidRDefault="00000000" w:rsidRPr="00000000" w14:paraId="00000162">
            <w:pPr>
              <w:rPr>
                <w:rFonts w:ascii="q_5" w:cs="q_5" w:eastAsia="q_5" w:hAnsi="q_5"/>
                <w:sz w:val="18"/>
                <w:szCs w:val="18"/>
              </w:rPr>
            </w:pPr>
            <w:r w:rsidDel="00000000" w:rsidR="00000000" w:rsidRPr="00000000">
              <w:rPr>
                <w:rFonts w:ascii="q_5" w:cs="q_5" w:eastAsia="q_5" w:hAnsi="q_5"/>
                <w:sz w:val="18"/>
                <w:szCs w:val="18"/>
                <w:rtl w:val="0"/>
              </w:rPr>
              <w:t xml:space="preserve">16381895</w:t>
            </w:r>
          </w:p>
        </w:tc>
        <w:tc>
          <w:tcPr>
            <w:tcMar>
              <w:top w:w="100.0" w:type="dxa"/>
              <w:left w:w="100.0" w:type="dxa"/>
              <w:bottom w:w="100.0" w:type="dxa"/>
              <w:right w:w="100.0" w:type="dxa"/>
            </w:tcMar>
            <w:vAlign w:val="top"/>
          </w:tcPr>
          <w:p w:rsidR="00000000" w:rsidDel="00000000" w:rsidP="00000000" w:rsidRDefault="00000000" w:rsidRPr="00000000" w14:paraId="00000163">
            <w:pPr>
              <w:rPr>
                <w:rFonts w:ascii="q_5" w:cs="q_5" w:eastAsia="q_5" w:hAnsi="q_5"/>
                <w:sz w:val="18"/>
                <w:szCs w:val="18"/>
              </w:rPr>
            </w:pPr>
            <w:r w:rsidDel="00000000" w:rsidR="00000000" w:rsidRPr="00000000">
              <w:rPr>
                <w:rFonts w:ascii="q_5" w:cs="q_5" w:eastAsia="q_5" w:hAnsi="q_5"/>
                <w:sz w:val="18"/>
                <w:szCs w:val="18"/>
                <w:rtl w:val="0"/>
              </w:rPr>
              <w:t xml:space="preserve">2006</w:t>
            </w:r>
          </w:p>
        </w:tc>
        <w:tc>
          <w:tcPr>
            <w:tcMar>
              <w:top w:w="100.0" w:type="dxa"/>
              <w:left w:w="100.0" w:type="dxa"/>
              <w:bottom w:w="100.0" w:type="dxa"/>
              <w:right w:w="100.0" w:type="dxa"/>
            </w:tcMar>
            <w:vAlign w:val="top"/>
          </w:tcPr>
          <w:p w:rsidR="00000000" w:rsidDel="00000000" w:rsidP="00000000" w:rsidRDefault="00000000" w:rsidRPr="00000000" w14:paraId="00000164">
            <w:pPr>
              <w:rPr>
                <w:rFonts w:ascii="q_5" w:cs="q_5" w:eastAsia="q_5" w:hAnsi="q_5"/>
                <w:sz w:val="18"/>
                <w:szCs w:val="18"/>
              </w:rPr>
            </w:pPr>
            <w:r w:rsidDel="00000000" w:rsidR="00000000" w:rsidRPr="00000000">
              <w:rPr>
                <w:rFonts w:ascii="q_5" w:cs="q_5" w:eastAsia="q_5" w:hAnsi="q_5"/>
                <w:sz w:val="18"/>
                <w:szCs w:val="18"/>
                <w:rtl w:val="0"/>
              </w:rPr>
              <w:t xml:space="preserve">10.1093/nar/gkj156</w:t>
            </w:r>
          </w:p>
        </w:tc>
        <w:tc>
          <w:tcPr>
            <w:tcMar>
              <w:top w:w="100.0" w:type="dxa"/>
              <w:left w:w="100.0" w:type="dxa"/>
              <w:bottom w:w="100.0" w:type="dxa"/>
              <w:right w:w="100.0" w:type="dxa"/>
            </w:tcMar>
            <w:vAlign w:val="top"/>
          </w:tcPr>
          <w:p w:rsidR="00000000" w:rsidDel="00000000" w:rsidP="00000000" w:rsidRDefault="00000000" w:rsidRPr="00000000" w14:paraId="00000165">
            <w:pPr>
              <w:rPr>
                <w:rFonts w:ascii="q_5" w:cs="q_5" w:eastAsia="q_5" w:hAnsi="q_5"/>
                <w:sz w:val="18"/>
                <w:szCs w:val="18"/>
              </w:rPr>
            </w:pPr>
            <w:r w:rsidDel="00000000" w:rsidR="00000000" w:rsidRPr="00000000">
              <w:rPr>
                <w:rFonts w:ascii="q_5" w:cs="q_5" w:eastAsia="q_5" w:hAnsi="q_5"/>
                <w:sz w:val="18"/>
                <w:szCs w:val="18"/>
                <w:rtl w:val="0"/>
              </w:rPr>
              <w:t xml:space="preserve">272</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66">
            <w:pPr>
              <w:rPr>
                <w:rFonts w:ascii="q_5" w:cs="q_5" w:eastAsia="q_5" w:hAnsi="q_5"/>
                <w:sz w:val="18"/>
                <w:szCs w:val="18"/>
              </w:rPr>
            </w:pPr>
            <w:r w:rsidDel="00000000" w:rsidR="00000000" w:rsidRPr="00000000">
              <w:rPr>
                <w:rFonts w:ascii="q_5" w:cs="q_5" w:eastAsia="q_5" w:hAnsi="q_5"/>
                <w:sz w:val="18"/>
                <w:szCs w:val="18"/>
                <w:rtl w:val="0"/>
              </w:rPr>
              <w:t xml:space="preserve">RegulonDB (version 6.0): gene regulation model of Escherichia coli K-12 beyond transcription, active (experimental) annotated promoters and Textpresso navigation,</w:t>
            </w:r>
          </w:p>
        </w:tc>
        <w:tc>
          <w:tcPr>
            <w:tcMar>
              <w:top w:w="100.0" w:type="dxa"/>
              <w:left w:w="100.0" w:type="dxa"/>
              <w:bottom w:w="100.0" w:type="dxa"/>
              <w:right w:w="100.0" w:type="dxa"/>
            </w:tcMar>
            <w:vAlign w:val="top"/>
          </w:tcPr>
          <w:p w:rsidR="00000000" w:rsidDel="00000000" w:rsidP="00000000" w:rsidRDefault="00000000" w:rsidRPr="00000000" w14:paraId="00000167">
            <w:pPr>
              <w:rPr>
                <w:rFonts w:ascii="q_5" w:cs="q_5" w:eastAsia="q_5" w:hAnsi="q_5"/>
                <w:sz w:val="18"/>
                <w:szCs w:val="18"/>
              </w:rPr>
            </w:pPr>
            <w:r w:rsidDel="00000000" w:rsidR="00000000" w:rsidRPr="00000000">
              <w:rPr>
                <w:rFonts w:ascii="q_5" w:cs="q_5" w:eastAsia="q_5" w:hAnsi="q_5"/>
                <w:sz w:val="18"/>
                <w:szCs w:val="18"/>
                <w:rtl w:val="0"/>
              </w:rPr>
              <w:t xml:space="preserve">18158297</w:t>
            </w:r>
          </w:p>
        </w:tc>
        <w:tc>
          <w:tcPr>
            <w:tcMar>
              <w:top w:w="100.0" w:type="dxa"/>
              <w:left w:w="100.0" w:type="dxa"/>
              <w:bottom w:w="100.0" w:type="dxa"/>
              <w:right w:w="100.0" w:type="dxa"/>
            </w:tcMar>
            <w:vAlign w:val="top"/>
          </w:tcPr>
          <w:p w:rsidR="00000000" w:rsidDel="00000000" w:rsidP="00000000" w:rsidRDefault="00000000" w:rsidRPr="00000000" w14:paraId="00000168">
            <w:pPr>
              <w:rPr>
                <w:rFonts w:ascii="q_5" w:cs="q_5" w:eastAsia="q_5" w:hAnsi="q_5"/>
                <w:sz w:val="18"/>
                <w:szCs w:val="18"/>
              </w:rPr>
            </w:pPr>
            <w:r w:rsidDel="00000000" w:rsidR="00000000" w:rsidRPr="00000000">
              <w:rPr>
                <w:rFonts w:ascii="q_5" w:cs="q_5" w:eastAsia="q_5" w:hAnsi="q_5"/>
                <w:sz w:val="18"/>
                <w:szCs w:val="18"/>
                <w:rtl w:val="0"/>
              </w:rPr>
              <w:t xml:space="preserve">2008</w:t>
            </w:r>
          </w:p>
        </w:tc>
        <w:tc>
          <w:tcPr>
            <w:tcMar>
              <w:top w:w="100.0" w:type="dxa"/>
              <w:left w:w="100.0" w:type="dxa"/>
              <w:bottom w:w="100.0" w:type="dxa"/>
              <w:right w:w="100.0" w:type="dxa"/>
            </w:tcMar>
            <w:vAlign w:val="top"/>
          </w:tcPr>
          <w:p w:rsidR="00000000" w:rsidDel="00000000" w:rsidP="00000000" w:rsidRDefault="00000000" w:rsidRPr="00000000" w14:paraId="00000169">
            <w:pPr>
              <w:rPr>
                <w:rFonts w:ascii="q_5" w:cs="q_5" w:eastAsia="q_5" w:hAnsi="q_5"/>
                <w:sz w:val="18"/>
                <w:szCs w:val="18"/>
              </w:rPr>
            </w:pPr>
            <w:r w:rsidDel="00000000" w:rsidR="00000000" w:rsidRPr="00000000">
              <w:rPr>
                <w:rFonts w:ascii="q_5" w:cs="q_5" w:eastAsia="q_5" w:hAnsi="q_5"/>
                <w:sz w:val="18"/>
                <w:szCs w:val="18"/>
                <w:rtl w:val="0"/>
              </w:rPr>
              <w:t xml:space="preserve">10.1093/nar/gkm994</w:t>
            </w:r>
          </w:p>
        </w:tc>
        <w:tc>
          <w:tcPr>
            <w:tcMar>
              <w:top w:w="100.0" w:type="dxa"/>
              <w:left w:w="100.0" w:type="dxa"/>
              <w:bottom w:w="100.0" w:type="dxa"/>
              <w:right w:w="100.0" w:type="dxa"/>
            </w:tcMar>
            <w:vAlign w:val="top"/>
          </w:tcPr>
          <w:p w:rsidR="00000000" w:rsidDel="00000000" w:rsidP="00000000" w:rsidRDefault="00000000" w:rsidRPr="00000000" w14:paraId="0000016A">
            <w:pPr>
              <w:rPr>
                <w:rFonts w:ascii="q_5" w:cs="q_5" w:eastAsia="q_5" w:hAnsi="q_5"/>
                <w:b w:val="1"/>
                <w:bCs w:val="1"/>
                <w:sz w:val="18"/>
                <w:szCs w:val="18"/>
              </w:rPr>
            </w:pPr>
            <w:r w:rsidDel="00000000" w:rsidR="00000000" w:rsidRPr="00000000">
              <w:rPr>
                <w:rFonts w:ascii="q_5" w:cs="q_5" w:eastAsia="q_5" w:hAnsi="q_5"/>
                <w:b w:val="1"/>
                <w:bCs w:val="1"/>
                <w:sz w:val="18"/>
                <w:szCs w:val="18"/>
                <w:rtl w:val="0"/>
              </w:rPr>
              <w:t xml:space="preserve">375</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6B">
            <w:pPr>
              <w:rPr>
                <w:rFonts w:ascii="q_5" w:cs="q_5" w:eastAsia="q_5" w:hAnsi="q_5"/>
                <w:sz w:val="18"/>
                <w:szCs w:val="18"/>
              </w:rPr>
            </w:pPr>
            <w:r w:rsidDel="00000000" w:rsidR="00000000" w:rsidRPr="00000000">
              <w:rPr>
                <w:rFonts w:ascii="q_5" w:cs="q_5" w:eastAsia="q_5" w:hAnsi="q_5"/>
                <w:sz w:val="18"/>
                <w:szCs w:val="18"/>
                <w:rtl w:val="0"/>
              </w:rPr>
              <w:t xml:space="preserve">RegulonDB version 7.0: transcriptional regulation of Escherichia coli K-12 integrated within genetic sensory response units (Gensor Units),</w:t>
            </w:r>
          </w:p>
        </w:tc>
        <w:tc>
          <w:tcPr>
            <w:tcMar>
              <w:top w:w="100.0" w:type="dxa"/>
              <w:left w:w="100.0" w:type="dxa"/>
              <w:bottom w:w="100.0" w:type="dxa"/>
              <w:right w:w="100.0" w:type="dxa"/>
            </w:tcMar>
            <w:vAlign w:val="top"/>
          </w:tcPr>
          <w:p w:rsidR="00000000" w:rsidDel="00000000" w:rsidP="00000000" w:rsidRDefault="00000000" w:rsidRPr="00000000" w14:paraId="0000016C">
            <w:pPr>
              <w:rPr>
                <w:rFonts w:ascii="q_5" w:cs="q_5" w:eastAsia="q_5" w:hAnsi="q_5"/>
                <w:sz w:val="18"/>
                <w:szCs w:val="18"/>
              </w:rPr>
            </w:pPr>
            <w:r w:rsidDel="00000000" w:rsidR="00000000" w:rsidRPr="00000000">
              <w:rPr>
                <w:rFonts w:ascii="q_5" w:cs="q_5" w:eastAsia="q_5" w:hAnsi="q_5"/>
                <w:sz w:val="18"/>
                <w:szCs w:val="18"/>
                <w:rtl w:val="0"/>
              </w:rPr>
              <w:t xml:space="preserve">21051347</w:t>
            </w:r>
          </w:p>
        </w:tc>
        <w:tc>
          <w:tcPr>
            <w:tcMar>
              <w:top w:w="100.0" w:type="dxa"/>
              <w:left w:w="100.0" w:type="dxa"/>
              <w:bottom w:w="100.0" w:type="dxa"/>
              <w:right w:w="100.0" w:type="dxa"/>
            </w:tcMar>
            <w:vAlign w:val="top"/>
          </w:tcPr>
          <w:p w:rsidR="00000000" w:rsidDel="00000000" w:rsidP="00000000" w:rsidRDefault="00000000" w:rsidRPr="00000000" w14:paraId="0000016D">
            <w:pPr>
              <w:rPr>
                <w:rFonts w:ascii="q_5" w:cs="q_5" w:eastAsia="q_5" w:hAnsi="q_5"/>
                <w:sz w:val="18"/>
                <w:szCs w:val="18"/>
              </w:rPr>
            </w:pPr>
            <w:r w:rsidDel="00000000" w:rsidR="00000000" w:rsidRPr="00000000">
              <w:rPr>
                <w:rFonts w:ascii="q_5" w:cs="q_5" w:eastAsia="q_5" w:hAnsi="q_5"/>
                <w:sz w:val="18"/>
                <w:szCs w:val="18"/>
                <w:rtl w:val="0"/>
              </w:rPr>
              <w:t xml:space="preserve">2011</w:t>
            </w:r>
          </w:p>
        </w:tc>
        <w:tc>
          <w:tcPr>
            <w:tcMar>
              <w:top w:w="100.0" w:type="dxa"/>
              <w:left w:w="100.0" w:type="dxa"/>
              <w:bottom w:w="100.0" w:type="dxa"/>
              <w:right w:w="100.0" w:type="dxa"/>
            </w:tcMar>
            <w:vAlign w:val="top"/>
          </w:tcPr>
          <w:p w:rsidR="00000000" w:rsidDel="00000000" w:rsidP="00000000" w:rsidRDefault="00000000" w:rsidRPr="00000000" w14:paraId="0000016E">
            <w:pPr>
              <w:rPr>
                <w:rFonts w:ascii="q_5" w:cs="q_5" w:eastAsia="q_5" w:hAnsi="q_5"/>
                <w:sz w:val="18"/>
                <w:szCs w:val="18"/>
              </w:rPr>
            </w:pPr>
            <w:r w:rsidDel="00000000" w:rsidR="00000000" w:rsidRPr="00000000">
              <w:rPr>
                <w:rFonts w:ascii="q_5" w:cs="q_5" w:eastAsia="q_5" w:hAnsi="q_5"/>
                <w:sz w:val="18"/>
                <w:szCs w:val="18"/>
                <w:rtl w:val="0"/>
              </w:rPr>
              <w:t xml:space="preserve">10.1093/nar/gkq1110</w:t>
            </w:r>
          </w:p>
        </w:tc>
        <w:tc>
          <w:tcPr>
            <w:tcMar>
              <w:top w:w="100.0" w:type="dxa"/>
              <w:left w:w="100.0" w:type="dxa"/>
              <w:bottom w:w="100.0" w:type="dxa"/>
              <w:right w:w="100.0" w:type="dxa"/>
            </w:tcMar>
            <w:vAlign w:val="top"/>
          </w:tcPr>
          <w:p w:rsidR="00000000" w:rsidDel="00000000" w:rsidP="00000000" w:rsidRDefault="00000000" w:rsidRPr="00000000" w14:paraId="0000016F">
            <w:pPr>
              <w:rPr>
                <w:rFonts w:ascii="q_5" w:cs="q_5" w:eastAsia="q_5" w:hAnsi="q_5"/>
                <w:sz w:val="18"/>
                <w:szCs w:val="18"/>
              </w:rPr>
            </w:pPr>
            <w:r w:rsidDel="00000000" w:rsidR="00000000" w:rsidRPr="00000000">
              <w:rPr>
                <w:rFonts w:ascii="q_5" w:cs="q_5" w:eastAsia="q_5" w:hAnsi="q_5"/>
                <w:sz w:val="18"/>
                <w:szCs w:val="18"/>
                <w:rtl w:val="0"/>
              </w:rPr>
              <w:t xml:space="preserve">280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70">
            <w:pPr>
              <w:rPr>
                <w:rFonts w:ascii="q_5" w:cs="q_5" w:eastAsia="q_5" w:hAnsi="q_5"/>
                <w:sz w:val="18"/>
                <w:szCs w:val="18"/>
              </w:rPr>
            </w:pPr>
            <w:r w:rsidDel="00000000" w:rsidR="00000000" w:rsidRPr="00000000">
              <w:rPr>
                <w:rFonts w:ascii="q_5" w:cs="q_5" w:eastAsia="q_5" w:hAnsi="q_5"/>
                <w:sz w:val="18"/>
                <w:szCs w:val="18"/>
                <w:rtl w:val="0"/>
              </w:rPr>
              <w:t xml:space="preserve">RegulonDB v8.0: omics data sets, evolutionary conservation, regulatory phrases, cross-validated gold standards and more</w:t>
            </w:r>
          </w:p>
        </w:tc>
        <w:tc>
          <w:tcPr>
            <w:tcMar>
              <w:top w:w="100.0" w:type="dxa"/>
              <w:left w:w="100.0" w:type="dxa"/>
              <w:bottom w:w="100.0" w:type="dxa"/>
              <w:right w:w="100.0" w:type="dxa"/>
            </w:tcMar>
            <w:vAlign w:val="top"/>
          </w:tcPr>
          <w:p w:rsidR="00000000" w:rsidDel="00000000" w:rsidP="00000000" w:rsidRDefault="00000000" w:rsidRPr="00000000" w14:paraId="00000171">
            <w:pPr>
              <w:rPr>
                <w:rFonts w:ascii="q_5" w:cs="q_5" w:eastAsia="q_5" w:hAnsi="q_5"/>
                <w:sz w:val="18"/>
                <w:szCs w:val="18"/>
              </w:rPr>
            </w:pPr>
            <w:r w:rsidDel="00000000" w:rsidR="00000000" w:rsidRPr="00000000">
              <w:rPr>
                <w:rFonts w:ascii="q_5" w:cs="q_5" w:eastAsia="q_5" w:hAnsi="q_5"/>
                <w:sz w:val="18"/>
                <w:szCs w:val="18"/>
                <w:rtl w:val="0"/>
              </w:rPr>
              <w:t xml:space="preserve">23203884</w:t>
            </w:r>
          </w:p>
        </w:tc>
        <w:tc>
          <w:tcPr>
            <w:tcMar>
              <w:top w:w="100.0" w:type="dxa"/>
              <w:left w:w="100.0" w:type="dxa"/>
              <w:bottom w:w="100.0" w:type="dxa"/>
              <w:right w:w="100.0" w:type="dxa"/>
            </w:tcMar>
            <w:vAlign w:val="top"/>
          </w:tcPr>
          <w:p w:rsidR="00000000" w:rsidDel="00000000" w:rsidP="00000000" w:rsidRDefault="00000000" w:rsidRPr="00000000" w14:paraId="00000172">
            <w:pPr>
              <w:rPr>
                <w:rFonts w:ascii="q_5" w:cs="q_5" w:eastAsia="q_5" w:hAnsi="q_5"/>
                <w:sz w:val="18"/>
                <w:szCs w:val="18"/>
              </w:rPr>
            </w:pPr>
            <w:r w:rsidDel="00000000" w:rsidR="00000000" w:rsidRPr="00000000">
              <w:rPr>
                <w:rFonts w:ascii="q_5" w:cs="q_5" w:eastAsia="q_5" w:hAnsi="q_5"/>
                <w:sz w:val="18"/>
                <w:szCs w:val="18"/>
                <w:rtl w:val="0"/>
              </w:rPr>
              <w:t xml:space="preserve">2013</w:t>
            </w:r>
          </w:p>
        </w:tc>
        <w:tc>
          <w:tcPr>
            <w:tcMar>
              <w:top w:w="100.0" w:type="dxa"/>
              <w:left w:w="100.0" w:type="dxa"/>
              <w:bottom w:w="100.0" w:type="dxa"/>
              <w:right w:w="100.0" w:type="dxa"/>
            </w:tcMar>
            <w:vAlign w:val="top"/>
          </w:tcPr>
          <w:p w:rsidR="00000000" w:rsidDel="00000000" w:rsidP="00000000" w:rsidRDefault="00000000" w:rsidRPr="00000000" w14:paraId="00000173">
            <w:pPr>
              <w:rPr>
                <w:rFonts w:ascii="q_5" w:cs="q_5" w:eastAsia="q_5" w:hAnsi="q_5"/>
                <w:sz w:val="18"/>
                <w:szCs w:val="18"/>
              </w:rPr>
            </w:pPr>
            <w:r w:rsidDel="00000000" w:rsidR="00000000" w:rsidRPr="00000000">
              <w:rPr>
                <w:rFonts w:ascii="q_5" w:cs="q_5" w:eastAsia="q_5" w:hAnsi="q_5"/>
                <w:sz w:val="18"/>
                <w:szCs w:val="18"/>
                <w:rtl w:val="0"/>
              </w:rPr>
              <w:t xml:space="preserve">10.1093/nar/gks1201</w:t>
            </w:r>
          </w:p>
        </w:tc>
        <w:tc>
          <w:tcPr>
            <w:tcMar>
              <w:top w:w="100.0" w:type="dxa"/>
              <w:left w:w="100.0" w:type="dxa"/>
              <w:bottom w:w="100.0" w:type="dxa"/>
              <w:right w:w="100.0" w:type="dxa"/>
            </w:tcMar>
            <w:vAlign w:val="top"/>
          </w:tcPr>
          <w:p w:rsidR="00000000" w:rsidDel="00000000" w:rsidP="00000000" w:rsidRDefault="00000000" w:rsidRPr="00000000" w14:paraId="00000174">
            <w:pPr>
              <w:rPr>
                <w:rFonts w:ascii="q_5" w:cs="q_5" w:eastAsia="q_5" w:hAnsi="q_5"/>
                <w:b w:val="1"/>
                <w:bCs w:val="1"/>
                <w:sz w:val="18"/>
                <w:szCs w:val="18"/>
              </w:rPr>
            </w:pPr>
            <w:r w:rsidDel="00000000" w:rsidR="00000000" w:rsidRPr="00000000">
              <w:rPr>
                <w:rFonts w:ascii="q_5" w:cs="q_5" w:eastAsia="q_5" w:hAnsi="q_5"/>
                <w:b w:val="1"/>
                <w:bCs w:val="1"/>
                <w:sz w:val="18"/>
                <w:szCs w:val="18"/>
                <w:rtl w:val="0"/>
              </w:rPr>
              <w:t xml:space="preserve">328</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75">
            <w:pPr>
              <w:rPr>
                <w:rFonts w:ascii="q_5" w:cs="q_5" w:eastAsia="q_5" w:hAnsi="q_5"/>
                <w:sz w:val="18"/>
                <w:szCs w:val="18"/>
              </w:rPr>
            </w:pPr>
            <w:r w:rsidDel="00000000" w:rsidR="00000000" w:rsidRPr="00000000">
              <w:rPr>
                <w:rFonts w:ascii="q_5" w:cs="q_5" w:eastAsia="q_5" w:hAnsi="q_5"/>
                <w:sz w:val="18"/>
                <w:szCs w:val="18"/>
                <w:rtl w:val="0"/>
              </w:rPr>
              <w:t xml:space="preserve">RegulonDB version 9.0: high-level integration of gene regulation, coexpression, motif clustering and beyond</w:t>
            </w:r>
          </w:p>
        </w:tc>
        <w:tc>
          <w:tcPr>
            <w:tcMar>
              <w:top w:w="100.0" w:type="dxa"/>
              <w:left w:w="100.0" w:type="dxa"/>
              <w:bottom w:w="100.0" w:type="dxa"/>
              <w:right w:w="100.0" w:type="dxa"/>
            </w:tcMar>
            <w:vAlign w:val="top"/>
          </w:tcPr>
          <w:p w:rsidR="00000000" w:rsidDel="00000000" w:rsidP="00000000" w:rsidRDefault="00000000" w:rsidRPr="00000000" w14:paraId="00000176">
            <w:pPr>
              <w:rPr>
                <w:rFonts w:ascii="q_5" w:cs="q_5" w:eastAsia="q_5" w:hAnsi="q_5"/>
                <w:sz w:val="18"/>
                <w:szCs w:val="18"/>
              </w:rPr>
            </w:pPr>
            <w:r w:rsidDel="00000000" w:rsidR="00000000" w:rsidRPr="00000000">
              <w:rPr>
                <w:rFonts w:ascii="q_5" w:cs="q_5" w:eastAsia="q_5" w:hAnsi="q_5"/>
                <w:sz w:val="18"/>
                <w:szCs w:val="18"/>
                <w:rtl w:val="0"/>
              </w:rPr>
              <w:t xml:space="preserve">26527724</w:t>
            </w:r>
          </w:p>
        </w:tc>
        <w:tc>
          <w:tcPr>
            <w:tcMar>
              <w:top w:w="100.0" w:type="dxa"/>
              <w:left w:w="100.0" w:type="dxa"/>
              <w:bottom w:w="100.0" w:type="dxa"/>
              <w:right w:w="100.0" w:type="dxa"/>
            </w:tcMar>
            <w:vAlign w:val="top"/>
          </w:tcPr>
          <w:p w:rsidR="00000000" w:rsidDel="00000000" w:rsidP="00000000" w:rsidRDefault="00000000" w:rsidRPr="00000000" w14:paraId="00000177">
            <w:pPr>
              <w:rPr>
                <w:rFonts w:ascii="q_5" w:cs="q_5" w:eastAsia="q_5" w:hAnsi="q_5"/>
                <w:sz w:val="18"/>
                <w:szCs w:val="18"/>
              </w:rPr>
            </w:pPr>
            <w:r w:rsidDel="00000000" w:rsidR="00000000" w:rsidRPr="00000000">
              <w:rPr>
                <w:rFonts w:ascii="q_5" w:cs="q_5" w:eastAsia="q_5" w:hAnsi="q_5"/>
                <w:sz w:val="18"/>
                <w:szCs w:val="18"/>
                <w:rtl w:val="0"/>
              </w:rPr>
              <w:t xml:space="preserve">2016</w:t>
            </w:r>
          </w:p>
        </w:tc>
        <w:tc>
          <w:tcPr>
            <w:tcMar>
              <w:top w:w="100.0" w:type="dxa"/>
              <w:left w:w="100.0" w:type="dxa"/>
              <w:bottom w:w="100.0" w:type="dxa"/>
              <w:right w:w="100.0" w:type="dxa"/>
            </w:tcMar>
            <w:vAlign w:val="top"/>
          </w:tcPr>
          <w:p w:rsidR="00000000" w:rsidDel="00000000" w:rsidP="00000000" w:rsidRDefault="00000000" w:rsidRPr="00000000" w14:paraId="00000178">
            <w:pPr>
              <w:rPr>
                <w:rFonts w:ascii="q_5" w:cs="q_5" w:eastAsia="q_5" w:hAnsi="q_5"/>
                <w:sz w:val="18"/>
                <w:szCs w:val="18"/>
              </w:rPr>
            </w:pPr>
            <w:r w:rsidDel="00000000" w:rsidR="00000000" w:rsidRPr="00000000">
              <w:rPr>
                <w:rFonts w:ascii="q_5" w:cs="q_5" w:eastAsia="q_5" w:hAnsi="q_5"/>
                <w:sz w:val="18"/>
                <w:szCs w:val="18"/>
                <w:rtl w:val="0"/>
              </w:rPr>
              <w:t xml:space="preserve">10.1093/nar/gkv1156</w:t>
            </w:r>
          </w:p>
        </w:tc>
        <w:tc>
          <w:tcPr>
            <w:tcMar>
              <w:top w:w="100.0" w:type="dxa"/>
              <w:left w:w="100.0" w:type="dxa"/>
              <w:bottom w:w="100.0" w:type="dxa"/>
              <w:right w:w="100.0" w:type="dxa"/>
            </w:tcMar>
            <w:vAlign w:val="top"/>
          </w:tcPr>
          <w:p w:rsidR="00000000" w:rsidDel="00000000" w:rsidP="00000000" w:rsidRDefault="00000000" w:rsidRPr="00000000" w14:paraId="00000179">
            <w:pPr>
              <w:rPr>
                <w:rFonts w:ascii="q_5" w:cs="q_5" w:eastAsia="q_5" w:hAnsi="q_5"/>
                <w:b w:val="1"/>
                <w:bCs w:val="1"/>
                <w:sz w:val="18"/>
                <w:szCs w:val="18"/>
              </w:rPr>
            </w:pPr>
            <w:r w:rsidDel="00000000" w:rsidR="00000000" w:rsidRPr="00000000">
              <w:rPr>
                <w:rFonts w:ascii="q_5" w:cs="q_5" w:eastAsia="q_5" w:hAnsi="q_5"/>
                <w:b w:val="1"/>
                <w:bCs w:val="1"/>
                <w:sz w:val="18"/>
                <w:szCs w:val="18"/>
                <w:rtl w:val="0"/>
              </w:rPr>
              <w:t xml:space="preserve">347</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7A">
            <w:pPr>
              <w:rPr>
                <w:rFonts w:ascii="q_5" w:cs="q_5" w:eastAsia="q_5" w:hAnsi="q_5"/>
                <w:sz w:val="18"/>
                <w:szCs w:val="18"/>
              </w:rPr>
            </w:pPr>
            <w:r w:rsidDel="00000000" w:rsidR="00000000" w:rsidRPr="00000000">
              <w:rPr>
                <w:rFonts w:ascii="q_5" w:cs="q_5" w:eastAsia="q_5" w:hAnsi="q_5"/>
                <w:sz w:val="18"/>
                <w:szCs w:val="18"/>
                <w:rtl w:val="0"/>
              </w:rPr>
              <w:t xml:space="preserve">A unified resource for transcriptional regulation in Escherichia coli K-12 incorporating high-throughput-generated binding data into RegulonDB version 10.0 </w:t>
            </w:r>
          </w:p>
        </w:tc>
        <w:tc>
          <w:tcPr>
            <w:tcMar>
              <w:top w:w="100.0" w:type="dxa"/>
              <w:left w:w="100.0" w:type="dxa"/>
              <w:bottom w:w="100.0" w:type="dxa"/>
              <w:right w:w="100.0" w:type="dxa"/>
            </w:tcMar>
            <w:vAlign w:val="top"/>
          </w:tcPr>
          <w:p w:rsidR="00000000" w:rsidDel="00000000" w:rsidP="00000000" w:rsidRDefault="00000000" w:rsidRPr="00000000" w14:paraId="0000017B">
            <w:pPr>
              <w:rPr>
                <w:rFonts w:ascii="q_5" w:cs="q_5" w:eastAsia="q_5" w:hAnsi="q_5"/>
                <w:sz w:val="18"/>
                <w:szCs w:val="18"/>
              </w:rPr>
            </w:pPr>
            <w:r w:rsidDel="00000000" w:rsidR="00000000" w:rsidRPr="00000000">
              <w:rPr>
                <w:rFonts w:ascii="q_5" w:cs="q_5" w:eastAsia="q_5" w:hAnsi="q_5"/>
                <w:sz w:val="18"/>
                <w:szCs w:val="18"/>
                <w:rtl w:val="0"/>
              </w:rPr>
              <w:t xml:space="preserve">30115066</w:t>
            </w:r>
          </w:p>
        </w:tc>
        <w:tc>
          <w:tcPr>
            <w:tcMar>
              <w:top w:w="100.0" w:type="dxa"/>
              <w:left w:w="100.0" w:type="dxa"/>
              <w:bottom w:w="100.0" w:type="dxa"/>
              <w:right w:w="100.0" w:type="dxa"/>
            </w:tcMar>
            <w:vAlign w:val="top"/>
          </w:tcPr>
          <w:p w:rsidR="00000000" w:rsidDel="00000000" w:rsidP="00000000" w:rsidRDefault="00000000" w:rsidRPr="00000000" w14:paraId="0000017C">
            <w:pPr>
              <w:rPr>
                <w:rFonts w:ascii="q_5" w:cs="q_5" w:eastAsia="q_5" w:hAnsi="q_5"/>
                <w:sz w:val="18"/>
                <w:szCs w:val="18"/>
              </w:rPr>
            </w:pPr>
            <w:r w:rsidDel="00000000" w:rsidR="00000000" w:rsidRPr="00000000">
              <w:rPr>
                <w:rFonts w:ascii="q_5" w:cs="q_5" w:eastAsia="q_5" w:hAnsi="q_5"/>
                <w:sz w:val="18"/>
                <w:szCs w:val="18"/>
                <w:rtl w:val="0"/>
              </w:rPr>
              <w:t xml:space="preserve">2018</w:t>
            </w:r>
          </w:p>
        </w:tc>
        <w:tc>
          <w:tcPr>
            <w:tcMar>
              <w:top w:w="100.0" w:type="dxa"/>
              <w:left w:w="100.0" w:type="dxa"/>
              <w:bottom w:w="100.0" w:type="dxa"/>
              <w:right w:w="100.0" w:type="dxa"/>
            </w:tcMar>
            <w:vAlign w:val="top"/>
          </w:tcPr>
          <w:p w:rsidR="00000000" w:rsidDel="00000000" w:rsidP="00000000" w:rsidRDefault="00000000" w:rsidRPr="00000000" w14:paraId="0000017D">
            <w:pPr>
              <w:rPr>
                <w:rFonts w:ascii="q_5" w:cs="q_5" w:eastAsia="q_5" w:hAnsi="q_5"/>
                <w:sz w:val="18"/>
                <w:szCs w:val="18"/>
              </w:rPr>
            </w:pPr>
            <w:r w:rsidDel="00000000" w:rsidR="00000000" w:rsidRPr="00000000">
              <w:rPr>
                <w:rFonts w:ascii="q_5" w:cs="q_5" w:eastAsia="q_5" w:hAnsi="q_5"/>
                <w:sz w:val="18"/>
                <w:szCs w:val="18"/>
                <w:rtl w:val="0"/>
              </w:rPr>
              <w:t xml:space="preserve">10.1186/s12915-018-0555-y</w:t>
            </w:r>
          </w:p>
        </w:tc>
        <w:tc>
          <w:tcPr>
            <w:tcMar>
              <w:top w:w="100.0" w:type="dxa"/>
              <w:left w:w="100.0" w:type="dxa"/>
              <w:bottom w:w="100.0" w:type="dxa"/>
              <w:right w:w="100.0" w:type="dxa"/>
            </w:tcMar>
            <w:vAlign w:val="top"/>
          </w:tcPr>
          <w:p w:rsidR="00000000" w:rsidDel="00000000" w:rsidP="00000000" w:rsidRDefault="00000000" w:rsidRPr="00000000" w14:paraId="0000017E">
            <w:pPr>
              <w:rPr>
                <w:rFonts w:ascii="q_5" w:cs="q_5" w:eastAsia="q_5" w:hAnsi="q_5"/>
                <w:sz w:val="18"/>
                <w:szCs w:val="18"/>
              </w:rPr>
            </w:pPr>
            <w:r w:rsidDel="00000000" w:rsidR="00000000" w:rsidRPr="00000000">
              <w:rPr>
                <w:rFonts w:ascii="q_5" w:cs="q_5" w:eastAsia="q_5" w:hAnsi="q_5"/>
                <w:sz w:val="18"/>
                <w:szCs w:val="18"/>
                <w:rtl w:val="0"/>
              </w:rPr>
              <w:t xml:space="preserve">33</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7F">
            <w:pPr>
              <w:rPr>
                <w:rFonts w:ascii="q_5" w:cs="q_5" w:eastAsia="q_5" w:hAnsi="q_5"/>
                <w:sz w:val="18"/>
                <w:szCs w:val="18"/>
              </w:rPr>
            </w:pPr>
            <w:r w:rsidDel="00000000" w:rsidR="00000000" w:rsidRPr="00000000">
              <w:rPr>
                <w:rFonts w:ascii="q_5" w:cs="q_5" w:eastAsia="q_5" w:hAnsi="q_5"/>
                <w:sz w:val="18"/>
                <w:szCs w:val="18"/>
                <w:rtl w:val="0"/>
              </w:rPr>
              <w:t xml:space="preserve">RegulonDB v 10.5: tackling challenges to unify classic and high throughput knowledge of gene regulation in E. coli K-12 </w:t>
            </w:r>
          </w:p>
        </w:tc>
        <w:tc>
          <w:tcPr>
            <w:tcMar>
              <w:top w:w="100.0" w:type="dxa"/>
              <w:left w:w="100.0" w:type="dxa"/>
              <w:bottom w:w="100.0" w:type="dxa"/>
              <w:right w:w="100.0" w:type="dxa"/>
            </w:tcMar>
            <w:vAlign w:val="top"/>
          </w:tcPr>
          <w:p w:rsidR="00000000" w:rsidDel="00000000" w:rsidP="00000000" w:rsidRDefault="00000000" w:rsidRPr="00000000" w14:paraId="00000180">
            <w:pPr>
              <w:rPr>
                <w:rFonts w:ascii="q_5" w:cs="q_5" w:eastAsia="q_5" w:hAnsi="q_5"/>
                <w:sz w:val="18"/>
                <w:szCs w:val="18"/>
              </w:rPr>
            </w:pPr>
            <w:r w:rsidDel="00000000" w:rsidR="00000000" w:rsidRPr="00000000">
              <w:rPr>
                <w:rFonts w:ascii="q_5" w:cs="q_5" w:eastAsia="q_5" w:hAnsi="q_5"/>
                <w:sz w:val="18"/>
                <w:szCs w:val="18"/>
                <w:rtl w:val="0"/>
              </w:rPr>
              <w:t xml:space="preserve">30395280</w:t>
            </w:r>
          </w:p>
        </w:tc>
        <w:tc>
          <w:tcPr>
            <w:tcMar>
              <w:top w:w="100.0" w:type="dxa"/>
              <w:left w:w="100.0" w:type="dxa"/>
              <w:bottom w:w="100.0" w:type="dxa"/>
              <w:right w:w="100.0" w:type="dxa"/>
            </w:tcMar>
            <w:vAlign w:val="top"/>
          </w:tcPr>
          <w:p w:rsidR="00000000" w:rsidDel="00000000" w:rsidP="00000000" w:rsidRDefault="00000000" w:rsidRPr="00000000" w14:paraId="00000181">
            <w:pPr>
              <w:rPr>
                <w:rFonts w:ascii="q_5" w:cs="q_5" w:eastAsia="q_5" w:hAnsi="q_5"/>
                <w:sz w:val="18"/>
                <w:szCs w:val="18"/>
              </w:rPr>
            </w:pPr>
            <w:r w:rsidDel="00000000" w:rsidR="00000000" w:rsidRPr="00000000">
              <w:rPr>
                <w:rFonts w:ascii="q_5" w:cs="q_5" w:eastAsia="q_5" w:hAnsi="q_5"/>
                <w:sz w:val="18"/>
                <w:szCs w:val="18"/>
                <w:rtl w:val="0"/>
              </w:rPr>
              <w:t xml:space="preserve">2019</w:t>
            </w:r>
          </w:p>
        </w:tc>
        <w:tc>
          <w:tcPr>
            <w:tcMar>
              <w:top w:w="100.0" w:type="dxa"/>
              <w:left w:w="100.0" w:type="dxa"/>
              <w:bottom w:w="100.0" w:type="dxa"/>
              <w:right w:w="100.0" w:type="dxa"/>
            </w:tcMar>
            <w:vAlign w:val="top"/>
          </w:tcPr>
          <w:p w:rsidR="00000000" w:rsidDel="00000000" w:rsidP="00000000" w:rsidRDefault="00000000" w:rsidRPr="00000000" w14:paraId="00000182">
            <w:pPr>
              <w:rPr>
                <w:rFonts w:ascii="q_5" w:cs="q_5" w:eastAsia="q_5" w:hAnsi="q_5"/>
                <w:sz w:val="18"/>
                <w:szCs w:val="18"/>
              </w:rPr>
            </w:pPr>
            <w:r w:rsidDel="00000000" w:rsidR="00000000" w:rsidRPr="00000000">
              <w:rPr>
                <w:rFonts w:ascii="q_5" w:cs="q_5" w:eastAsia="q_5" w:hAnsi="q_5"/>
                <w:sz w:val="18"/>
                <w:szCs w:val="18"/>
                <w:rtl w:val="0"/>
              </w:rPr>
              <w:t xml:space="preserve">10.1093/nar/gky1077</w:t>
            </w:r>
          </w:p>
        </w:tc>
        <w:tc>
          <w:tcPr>
            <w:tcMar>
              <w:top w:w="100.0" w:type="dxa"/>
              <w:left w:w="100.0" w:type="dxa"/>
              <w:bottom w:w="100.0" w:type="dxa"/>
              <w:right w:w="100.0" w:type="dxa"/>
            </w:tcMar>
            <w:vAlign w:val="top"/>
          </w:tcPr>
          <w:p w:rsidR="00000000" w:rsidDel="00000000" w:rsidP="00000000" w:rsidRDefault="00000000" w:rsidRPr="00000000" w14:paraId="00000183">
            <w:pPr>
              <w:rPr>
                <w:rFonts w:ascii="q_5" w:cs="q_5" w:eastAsia="q_5" w:hAnsi="q_5"/>
                <w:sz w:val="18"/>
                <w:szCs w:val="18"/>
              </w:rPr>
            </w:pPr>
            <w:r w:rsidDel="00000000" w:rsidR="00000000" w:rsidRPr="00000000">
              <w:rPr>
                <w:rFonts w:ascii="q_5" w:cs="q_5" w:eastAsia="q_5" w:hAnsi="q_5"/>
                <w:sz w:val="18"/>
                <w:szCs w:val="18"/>
                <w:rtl w:val="0"/>
              </w:rPr>
              <w:t xml:space="preserve">242</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84">
            <w:pPr>
              <w:rPr>
                <w:rFonts w:ascii="q_5" w:cs="q_5" w:eastAsia="q_5" w:hAnsi="q_5"/>
                <w:sz w:val="18"/>
                <w:szCs w:val="18"/>
              </w:rPr>
            </w:pPr>
            <w:r w:rsidDel="00000000" w:rsidR="00000000" w:rsidRPr="00000000">
              <w:rPr>
                <w:rFonts w:ascii="q_5" w:cs="q_5" w:eastAsia="q_5" w:hAnsi="q_5"/>
                <w:sz w:val="18"/>
                <w:szCs w:val="18"/>
                <w:rtl w:val="0"/>
              </w:rPr>
              <w:t xml:space="preserve">RegulonDB 11.0: Comprehensive high-throughput datasets on transcriptional regulation in Escherichia coli K-12 </w:t>
            </w:r>
          </w:p>
        </w:tc>
        <w:tc>
          <w:tcPr>
            <w:tcMar>
              <w:top w:w="100.0" w:type="dxa"/>
              <w:left w:w="100.0" w:type="dxa"/>
              <w:bottom w:w="100.0" w:type="dxa"/>
              <w:right w:w="100.0" w:type="dxa"/>
            </w:tcMar>
            <w:vAlign w:val="top"/>
          </w:tcPr>
          <w:p w:rsidR="00000000" w:rsidDel="00000000" w:rsidP="00000000" w:rsidRDefault="00000000" w:rsidRPr="00000000" w14:paraId="00000185">
            <w:pPr>
              <w:rPr>
                <w:rFonts w:ascii="q_5" w:cs="q_5" w:eastAsia="q_5" w:hAnsi="q_5"/>
                <w:sz w:val="18"/>
                <w:szCs w:val="18"/>
              </w:rPr>
            </w:pPr>
            <w:r w:rsidDel="00000000" w:rsidR="00000000" w:rsidRPr="00000000">
              <w:rPr>
                <w:rFonts w:ascii="q_5" w:cs="q_5" w:eastAsia="q_5" w:hAnsi="q_5"/>
                <w:sz w:val="18"/>
                <w:szCs w:val="18"/>
                <w:rtl w:val="0"/>
              </w:rPr>
              <w:t xml:space="preserve">35584008</w:t>
            </w:r>
          </w:p>
        </w:tc>
        <w:tc>
          <w:tcPr>
            <w:tcMar>
              <w:top w:w="100.0" w:type="dxa"/>
              <w:left w:w="100.0" w:type="dxa"/>
              <w:bottom w:w="100.0" w:type="dxa"/>
              <w:right w:w="100.0" w:type="dxa"/>
            </w:tcMar>
            <w:vAlign w:val="top"/>
          </w:tcPr>
          <w:p w:rsidR="00000000" w:rsidDel="00000000" w:rsidP="00000000" w:rsidRDefault="00000000" w:rsidRPr="00000000" w14:paraId="00000186">
            <w:pPr>
              <w:rPr>
                <w:rFonts w:ascii="q_5" w:cs="q_5" w:eastAsia="q_5" w:hAnsi="q_5"/>
                <w:sz w:val="18"/>
                <w:szCs w:val="18"/>
              </w:rPr>
            </w:pPr>
            <w:r w:rsidDel="00000000" w:rsidR="00000000" w:rsidRPr="00000000">
              <w:rPr>
                <w:rFonts w:ascii="q_5" w:cs="q_5" w:eastAsia="q_5" w:hAnsi="q_5"/>
                <w:sz w:val="18"/>
                <w:szCs w:val="18"/>
                <w:rtl w:val="0"/>
              </w:rPr>
              <w:t xml:space="preserve">2022</w:t>
            </w:r>
          </w:p>
        </w:tc>
        <w:tc>
          <w:tcPr>
            <w:tcMar>
              <w:top w:w="100.0" w:type="dxa"/>
              <w:left w:w="100.0" w:type="dxa"/>
              <w:bottom w:w="100.0" w:type="dxa"/>
              <w:right w:w="100.0" w:type="dxa"/>
            </w:tcMar>
            <w:vAlign w:val="top"/>
          </w:tcPr>
          <w:p w:rsidR="00000000" w:rsidDel="00000000" w:rsidP="00000000" w:rsidRDefault="00000000" w:rsidRPr="00000000" w14:paraId="00000187">
            <w:pPr>
              <w:rPr>
                <w:rFonts w:ascii="q_5" w:cs="q_5" w:eastAsia="q_5" w:hAnsi="q_5"/>
                <w:sz w:val="18"/>
                <w:szCs w:val="18"/>
              </w:rPr>
            </w:pPr>
            <w:r w:rsidDel="00000000" w:rsidR="00000000" w:rsidRPr="00000000">
              <w:rPr>
                <w:rFonts w:ascii="q_5" w:cs="q_5" w:eastAsia="q_5" w:hAnsi="q_5"/>
                <w:sz w:val="18"/>
                <w:szCs w:val="18"/>
                <w:rtl w:val="0"/>
              </w:rPr>
              <w:t xml:space="preserve">10.1099/mgen.0.000833</w:t>
            </w:r>
          </w:p>
        </w:tc>
        <w:tc>
          <w:tcPr>
            <w:tcMar>
              <w:top w:w="100.0" w:type="dxa"/>
              <w:left w:w="100.0" w:type="dxa"/>
              <w:bottom w:w="100.0" w:type="dxa"/>
              <w:right w:w="100.0" w:type="dxa"/>
            </w:tcMar>
            <w:vAlign w:val="top"/>
          </w:tcPr>
          <w:p w:rsidR="00000000" w:rsidDel="00000000" w:rsidP="00000000" w:rsidRDefault="00000000" w:rsidRPr="00000000" w14:paraId="00000188">
            <w:pPr>
              <w:rPr>
                <w:rFonts w:ascii="q_5" w:cs="q_5" w:eastAsia="q_5" w:hAnsi="q_5"/>
                <w:sz w:val="18"/>
                <w:szCs w:val="18"/>
              </w:rPr>
            </w:pPr>
            <w:r w:rsidDel="00000000" w:rsidR="00000000" w:rsidRPr="00000000">
              <w:rPr>
                <w:rFonts w:ascii="q_5" w:cs="q_5" w:eastAsia="q_5" w:hAnsi="q_5"/>
                <w:sz w:val="18"/>
                <w:szCs w:val="18"/>
                <w:rtl w:val="0"/>
              </w:rPr>
              <w:t xml:space="preserve">60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89">
            <w:pPr>
              <w:rPr>
                <w:rFonts w:ascii="q_5" w:cs="q_5" w:eastAsia="q_5" w:hAnsi="q_5"/>
                <w:sz w:val="18"/>
                <w:szCs w:val="18"/>
              </w:rPr>
            </w:pPr>
            <w:r w:rsidDel="00000000" w:rsidR="00000000" w:rsidRPr="00000000">
              <w:rPr>
                <w:rFonts w:ascii="q_5" w:cs="q_5" w:eastAsia="q_5" w:hAnsi="q_5"/>
                <w:sz w:val="18"/>
                <w:szCs w:val="18"/>
                <w:rtl w:val="0"/>
              </w:rPr>
              <w:t xml:space="preserve">RegulonDB v12.0: A comprehensive resource of transcriptional regulation in E. coli K-12</w:t>
            </w:r>
          </w:p>
        </w:tc>
        <w:tc>
          <w:tcPr>
            <w:tcMar>
              <w:top w:w="100.0" w:type="dxa"/>
              <w:left w:w="100.0" w:type="dxa"/>
              <w:bottom w:w="100.0" w:type="dxa"/>
              <w:right w:w="100.0" w:type="dxa"/>
            </w:tcMar>
            <w:vAlign w:val="top"/>
          </w:tcPr>
          <w:p w:rsidR="00000000" w:rsidDel="00000000" w:rsidP="00000000" w:rsidRDefault="00000000" w:rsidRPr="00000000" w14:paraId="0000018A">
            <w:pPr>
              <w:rPr>
                <w:rFonts w:ascii="q_5" w:cs="q_5" w:eastAsia="q_5" w:hAnsi="q_5"/>
                <w:sz w:val="18"/>
                <w:szCs w:val="18"/>
              </w:rPr>
            </w:pPr>
            <w:r w:rsidDel="00000000" w:rsidR="00000000" w:rsidRPr="00000000">
              <w:rPr>
                <w:rFonts w:ascii="q_5" w:cs="q_5" w:eastAsia="q_5" w:hAnsi="q_5"/>
                <w:sz w:val="18"/>
                <w:szCs w:val="18"/>
                <w:rtl w:val="0"/>
              </w:rPr>
              <w:t xml:space="preserve">37971353</w:t>
            </w:r>
          </w:p>
        </w:tc>
        <w:tc>
          <w:tcPr>
            <w:tcMar>
              <w:top w:w="100.0" w:type="dxa"/>
              <w:left w:w="100.0" w:type="dxa"/>
              <w:bottom w:w="100.0" w:type="dxa"/>
              <w:right w:w="100.0" w:type="dxa"/>
            </w:tcMar>
            <w:vAlign w:val="top"/>
          </w:tcPr>
          <w:p w:rsidR="00000000" w:rsidDel="00000000" w:rsidP="00000000" w:rsidRDefault="00000000" w:rsidRPr="00000000" w14:paraId="0000018B">
            <w:pPr>
              <w:rPr>
                <w:rFonts w:ascii="q_5" w:cs="q_5" w:eastAsia="q_5" w:hAnsi="q_5"/>
                <w:sz w:val="18"/>
                <w:szCs w:val="18"/>
              </w:rPr>
            </w:pPr>
            <w:r w:rsidDel="00000000" w:rsidR="00000000" w:rsidRPr="00000000">
              <w:rPr>
                <w:rFonts w:ascii="q_5" w:cs="q_5" w:eastAsia="q_5" w:hAnsi="q_5"/>
                <w:sz w:val="18"/>
                <w:szCs w:val="18"/>
                <w:rtl w:val="0"/>
              </w:rPr>
              <w:t xml:space="preserve">2024</w:t>
            </w:r>
          </w:p>
        </w:tc>
        <w:tc>
          <w:tcPr>
            <w:tcMar>
              <w:top w:w="100.0" w:type="dxa"/>
              <w:left w:w="100.0" w:type="dxa"/>
              <w:bottom w:w="100.0" w:type="dxa"/>
              <w:right w:w="100.0" w:type="dxa"/>
            </w:tcMar>
            <w:vAlign w:val="top"/>
          </w:tcPr>
          <w:p w:rsidR="00000000" w:rsidDel="00000000" w:rsidP="00000000" w:rsidRDefault="00000000" w:rsidRPr="00000000" w14:paraId="0000018C">
            <w:pPr>
              <w:rPr>
                <w:rFonts w:ascii="q_5" w:cs="q_5" w:eastAsia="q_5" w:hAnsi="q_5"/>
                <w:sz w:val="18"/>
                <w:szCs w:val="18"/>
              </w:rPr>
            </w:pPr>
            <w:r w:rsidDel="00000000" w:rsidR="00000000" w:rsidRPr="00000000">
              <w:rPr>
                <w:rFonts w:ascii="q_5" w:cs="q_5" w:eastAsia="q_5" w:hAnsi="q_5"/>
                <w:sz w:val="18"/>
                <w:szCs w:val="18"/>
                <w:rtl w:val="0"/>
              </w:rPr>
              <w:t xml:space="preserve">10.1093/nar/gkad1072</w:t>
            </w:r>
          </w:p>
        </w:tc>
        <w:tc>
          <w:tcPr>
            <w:tcMar>
              <w:top w:w="100.0" w:type="dxa"/>
              <w:left w:w="100.0" w:type="dxa"/>
              <w:bottom w:w="100.0" w:type="dxa"/>
              <w:right w:w="100.0" w:type="dxa"/>
            </w:tcMar>
            <w:vAlign w:val="top"/>
          </w:tcPr>
          <w:p w:rsidR="00000000" w:rsidDel="00000000" w:rsidP="00000000" w:rsidRDefault="00000000" w:rsidRPr="00000000" w14:paraId="0000018D">
            <w:pPr>
              <w:rPr>
                <w:rFonts w:ascii="q_5" w:cs="q_5" w:eastAsia="q_5" w:hAnsi="q_5"/>
                <w:sz w:val="18"/>
                <w:szCs w:val="18"/>
              </w:rPr>
            </w:pPr>
            <w:r w:rsidDel="00000000" w:rsidR="00000000" w:rsidRPr="00000000">
              <w:rPr>
                <w:rFonts w:ascii="q_5" w:cs="q_5" w:eastAsia="q_5" w:hAnsi="q_5"/>
                <w:sz w:val="18"/>
                <w:szCs w:val="18"/>
                <w:rtl w:val="0"/>
              </w:rPr>
              <w:t xml:space="preserve">19</w:t>
            </w:r>
          </w:p>
        </w:tc>
      </w:tr>
    </w:tbl>
    <w:p w:rsidR="00000000" w:rsidDel="00000000" w:rsidP="00000000" w:rsidRDefault="00000000" w:rsidRPr="00000000" w14:paraId="0000018E">
      <w:pPr>
        <w:rPr>
          <w:rFonts w:ascii="q_5" w:cs="q_5" w:eastAsia="q_5" w:hAnsi="q_5"/>
          <w:b w:val="1"/>
          <w:bCs w:val="1"/>
          <w:color w:val="434343"/>
          <w:sz w:val="22"/>
          <w:szCs w:val="22"/>
        </w:rPr>
      </w:pPr>
      <w:r w:rsidDel="00000000" w:rsidR="00000000" w:rsidRPr="00000000">
        <w:rPr>
          <w:rtl w:val="0"/>
        </w:rPr>
      </w:r>
    </w:p>
    <w:p w:rsidR="00000000" w:rsidDel="00000000" w:rsidP="00000000" w:rsidRDefault="00000000" w:rsidRPr="00000000" w14:paraId="0000018F">
      <w:pPr>
        <w:rPr>
          <w:rFonts w:ascii="q_5" w:cs="q_5" w:eastAsia="q_5" w:hAnsi="q_5"/>
          <w:b w:val="1"/>
          <w:bCs w:val="1"/>
          <w:color w:val="434343"/>
          <w:sz w:val="22"/>
          <w:szCs w:val="22"/>
        </w:rPr>
      </w:pPr>
      <w:r w:rsidDel="00000000" w:rsidR="00000000" w:rsidRPr="00000000">
        <w:rPr>
          <w:rtl w:val="0"/>
        </w:rPr>
      </w:r>
    </w:p>
    <w:p w:rsidR="00000000" w:rsidDel="00000000" w:rsidP="00000000" w:rsidRDefault="00000000" w:rsidRPr="00000000" w14:paraId="00000190">
      <w:pPr>
        <w:rPr>
          <w:rFonts w:ascii="q_5" w:cs="q_5" w:eastAsia="q_5" w:hAnsi="q_5"/>
          <w:b w:val="1"/>
          <w:bCs w:val="1"/>
          <w:color w:val="000000"/>
        </w:rPr>
      </w:pPr>
      <w:r w:rsidDel="00000000" w:rsidR="00000000" w:rsidRPr="00000000">
        <w:rPr>
          <w:rFonts w:ascii="q_5" w:cs="q_5" w:eastAsia="q_5" w:hAnsi="q_5"/>
          <w:b w:val="1"/>
          <w:bCs w:val="1"/>
          <w:color w:val="000000"/>
          <w:rtl w:val="0"/>
        </w:rPr>
        <w:t xml:space="preserve">2d. Connections to other d</w:t>
      </w:r>
      <w:sdt>
        <w:sdtPr>
          <w:id w:val="-944229765"/>
          <w:tag w:val="goog_rdk_29"/>
        </w:sdtPr>
        <w:sdtContent>
          <w:commentRangeStart w:id="5"/>
        </w:sdtContent>
      </w:sdt>
      <w:r w:rsidDel="00000000" w:rsidR="00000000" w:rsidRPr="00000000">
        <w:rPr>
          <w:rFonts w:ascii="q_5" w:cs="q_5" w:eastAsia="q_5" w:hAnsi="q_5"/>
          <w:b w:val="1"/>
          <w:bCs w:val="1"/>
          <w:color w:val="000000"/>
          <w:rtl w:val="0"/>
        </w:rPr>
        <w:t xml:space="preserve">ata resources</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91">
      <w:pPr>
        <w:rPr>
          <w:rFonts w:ascii="q_5" w:cs="q_5" w:eastAsia="q_5" w:hAnsi="q_5"/>
          <w:color w:val="000000"/>
          <w:sz w:val="22"/>
          <w:szCs w:val="22"/>
        </w:rPr>
      </w:pPr>
      <w:r w:rsidDel="00000000" w:rsidR="00000000" w:rsidRPr="00000000">
        <w:rPr>
          <w:rFonts w:ascii="q_5" w:cs="q_5" w:eastAsia="q_5" w:hAnsi="q_5"/>
          <w:color w:val="000000"/>
          <w:sz w:val="22"/>
          <w:szCs w:val="22"/>
          <w:rtl w:val="0"/>
        </w:rPr>
        <w:t xml:space="preserve">This section describes the position the resource occupies in the ecosystem of biodata resources, as</w:t>
      </w:r>
      <w:r w:rsidDel="00000000" w:rsidR="00000000" w:rsidRPr="00000000">
        <w:rPr>
          <w:rFonts w:ascii="q_5" w:cs="q_5" w:eastAsia="q_5" w:hAnsi="q_5"/>
          <w:sz w:val="22"/>
          <w:szCs w:val="22"/>
          <w:rtl w:val="0"/>
        </w:rPr>
        <w:t xml:space="preserve"> </w:t>
      </w:r>
      <w:r w:rsidDel="00000000" w:rsidR="00000000" w:rsidRPr="00000000">
        <w:rPr>
          <w:rFonts w:ascii="q_5" w:cs="q_5" w:eastAsia="q_5" w:hAnsi="q_5"/>
          <w:color w:val="000000"/>
          <w:sz w:val="22"/>
          <w:szCs w:val="22"/>
          <w:rtl w:val="0"/>
        </w:rPr>
        <w:t xml:space="preserve">defined in terms of inward and outward data exchange relationships and/or dependencies with other data resources.</w:t>
      </w:r>
    </w:p>
    <w:p w:rsidR="00000000" w:rsidDel="00000000" w:rsidP="00000000" w:rsidRDefault="00000000" w:rsidRPr="00000000" w14:paraId="00000192">
      <w:pPr>
        <w:rPr>
          <w:rFonts w:ascii="q_5" w:cs="q_5" w:eastAsia="q_5" w:hAnsi="q_5"/>
          <w:color w:val="000000"/>
          <w:sz w:val="22"/>
          <w:szCs w:val="22"/>
        </w:rPr>
      </w:pPr>
      <w:r w:rsidDel="00000000" w:rsidR="00000000" w:rsidRPr="00000000">
        <w:rPr>
          <w:rFonts w:ascii="q_5" w:cs="q_5" w:eastAsia="q_5" w:hAnsi="q_5"/>
          <w:color w:val="000000"/>
          <w:sz w:val="22"/>
          <w:szCs w:val="22"/>
          <w:rtl w:val="0"/>
        </w:rPr>
        <w:t xml:space="preserve">As part of your response, describe links and dependencies (where known) between this and other</w:t>
      </w:r>
      <w:r w:rsidDel="00000000" w:rsidR="00000000" w:rsidRPr="00000000">
        <w:rPr>
          <w:rFonts w:ascii="q_5" w:cs="q_5" w:eastAsia="q_5" w:hAnsi="q_5"/>
          <w:sz w:val="22"/>
          <w:szCs w:val="22"/>
          <w:rtl w:val="0"/>
        </w:rPr>
        <w:t xml:space="preserve"> </w:t>
      </w:r>
      <w:r w:rsidDel="00000000" w:rsidR="00000000" w:rsidRPr="00000000">
        <w:rPr>
          <w:rFonts w:ascii="q_5" w:cs="q_5" w:eastAsia="q_5" w:hAnsi="q_5"/>
          <w:color w:val="000000"/>
          <w:sz w:val="22"/>
          <w:szCs w:val="22"/>
          <w:rtl w:val="0"/>
        </w:rPr>
        <w:t xml:space="preserve">biodata resources for the service they provide, an estimate of the number, and the direction and nature of the dependence.</w:t>
      </w:r>
    </w:p>
    <w:p w:rsidR="00000000" w:rsidDel="00000000" w:rsidP="00000000" w:rsidRDefault="00000000" w:rsidRPr="00000000" w14:paraId="00000193">
      <w:pPr>
        <w:rPr>
          <w:rFonts w:ascii="q_5" w:cs="q_5" w:eastAsia="q_5" w:hAnsi="q_5"/>
          <w:color w:val="000000"/>
          <w:sz w:val="22"/>
          <w:szCs w:val="22"/>
        </w:rPr>
      </w:pPr>
      <w:r w:rsidDel="00000000" w:rsidR="00000000" w:rsidRPr="00000000">
        <w:rPr>
          <w:rFonts w:ascii="q_5" w:cs="q_5" w:eastAsia="q_5" w:hAnsi="q_5"/>
          <w:color w:val="000000"/>
          <w:sz w:val="22"/>
          <w:szCs w:val="22"/>
          <w:rtl w:val="0"/>
        </w:rPr>
        <w:t xml:space="preserve">Examples might include manually curated hyperlinks that relate entities across data resources, and/or processes that exchange, update or rationalise specific data types or metadata between corresponding entities in the biodata resources, via automated updates/comparisons.</w:t>
      </w:r>
    </w:p>
    <w:p w:rsidR="00000000" w:rsidDel="00000000" w:rsidP="00000000" w:rsidRDefault="00000000" w:rsidRPr="00000000" w14:paraId="00000194">
      <w:pPr>
        <w:rPr>
          <w:rFonts w:ascii="q_5" w:cs="q_5" w:eastAsia="q_5" w:hAnsi="q_5"/>
          <w:color w:val="000000"/>
          <w:sz w:val="22"/>
          <w:szCs w:val="22"/>
        </w:rPr>
      </w:pPr>
      <w:r w:rsidDel="00000000" w:rsidR="00000000" w:rsidRPr="00000000">
        <w:rPr>
          <w:rFonts w:ascii="q_5" w:cs="q_5" w:eastAsia="q_5" w:hAnsi="q_5"/>
          <w:color w:val="000000"/>
          <w:sz w:val="22"/>
          <w:szCs w:val="22"/>
          <w:rtl w:val="0"/>
        </w:rPr>
        <w:t xml:space="preserve">Please include a url link to pre-existing documentation on this topic, if relevant.</w:t>
      </w:r>
    </w:p>
    <w:p w:rsidR="00000000" w:rsidDel="00000000" w:rsidP="00000000" w:rsidRDefault="00000000" w:rsidRPr="00000000" w14:paraId="00000195">
      <w:pPr>
        <w:rPr>
          <w:rFonts w:ascii="q_5" w:cs="q_5" w:eastAsia="q_5" w:hAnsi="q_5"/>
          <w:color w:val="000000"/>
          <w:sz w:val="22"/>
          <w:szCs w:val="22"/>
        </w:rPr>
      </w:pPr>
      <w:r w:rsidDel="00000000" w:rsidR="00000000" w:rsidRPr="00000000">
        <w:rPr>
          <w:rtl w:val="0"/>
        </w:rPr>
      </w:r>
    </w:p>
    <w:p w:rsidR="00000000" w:rsidDel="00000000" w:rsidP="00000000" w:rsidRDefault="00000000" w:rsidRPr="00000000" w14:paraId="00000196">
      <w:pPr>
        <w:rPr>
          <w:rFonts w:ascii="q_5" w:cs="q_5" w:eastAsia="q_5" w:hAnsi="q_5"/>
          <w:color w:val="000000"/>
          <w:sz w:val="22"/>
          <w:szCs w:val="22"/>
        </w:rPr>
      </w:pPr>
      <w:r w:rsidDel="00000000" w:rsidR="00000000" w:rsidRPr="00000000">
        <w:rPr>
          <w:rFonts w:ascii="q_5" w:cs="q_5" w:eastAsia="q_5" w:hAnsi="q_5"/>
          <w:color w:val="000000"/>
          <w:sz w:val="22"/>
          <w:szCs w:val="22"/>
          <w:rtl w:val="0"/>
        </w:rPr>
        <w:t xml:space="preserve">[Maximum 200 words]</w:t>
      </w:r>
    </w:p>
    <w:p w:rsidR="00000000" w:rsidDel="00000000" w:rsidP="00000000" w:rsidRDefault="00000000" w:rsidRPr="00000000" w14:paraId="00000197">
      <w:pPr>
        <w:rPr>
          <w:rFonts w:ascii="q_5" w:cs="q_5" w:eastAsia="q_5" w:hAnsi="q_5"/>
          <w:sz w:val="22"/>
          <w:szCs w:val="22"/>
        </w:rPr>
      </w:pPr>
      <w:r w:rsidDel="00000000" w:rsidR="00000000" w:rsidRPr="00000000">
        <w:rPr>
          <w:rtl w:val="0"/>
        </w:rPr>
      </w:r>
    </w:p>
    <w:p w:rsidR="00000000" w:rsidDel="00000000" w:rsidP="00000000" w:rsidRDefault="00000000" w:rsidRPr="00000000" w14:paraId="00000198">
      <w:pPr>
        <w:rPr>
          <w:rFonts w:ascii="q_5" w:cs="q_5" w:eastAsia="q_5" w:hAnsi="q_5"/>
          <w:sz w:val="22"/>
          <w:szCs w:val="22"/>
          <w:highlight w:val="yellow"/>
        </w:rPr>
      </w:pPr>
      <w:r w:rsidDel="00000000" w:rsidR="00000000" w:rsidRPr="00000000">
        <w:rPr>
          <w:rFonts w:ascii="q_5" w:cs="q_5" w:eastAsia="q_5" w:hAnsi="q_5"/>
          <w:sz w:val="22"/>
          <w:szCs w:val="22"/>
          <w:highlight w:val="yellow"/>
          <w:rtl w:val="0"/>
        </w:rPr>
        <w:t xml:space="preserve">Propuesta</w:t>
      </w:r>
    </w:p>
    <w:p w:rsidR="00000000" w:rsidDel="00000000" w:rsidP="00000000" w:rsidRDefault="00000000" w:rsidRPr="00000000" w14:paraId="00000199">
      <w:pPr>
        <w:rPr>
          <w:rFonts w:ascii="q_5" w:cs="q_5" w:eastAsia="q_5" w:hAnsi="q_5"/>
          <w:sz w:val="22"/>
          <w:szCs w:val="22"/>
        </w:rPr>
      </w:pPr>
      <w:r w:rsidDel="00000000" w:rsidR="00000000" w:rsidRPr="00000000">
        <w:rPr>
          <w:rtl w:val="0"/>
        </w:rPr>
      </w:r>
    </w:p>
    <w:p w:rsidR="00000000" w:rsidDel="00000000" w:rsidP="00000000" w:rsidRDefault="00000000" w:rsidRPr="00000000" w14:paraId="0000019A">
      <w:pPr>
        <w:spacing w:after="240" w:lineRule="auto"/>
        <w:rPr>
          <w:rFonts w:ascii="q_5" w:cs="q_5" w:eastAsia="q_5" w:hAnsi="q_5"/>
          <w:sz w:val="22"/>
          <w:szCs w:val="22"/>
        </w:rPr>
      </w:pPr>
      <w:r w:rsidDel="00000000" w:rsidR="00000000" w:rsidRPr="00000000">
        <w:rPr>
          <w:rFonts w:ascii="q_5" w:cs="q_5" w:eastAsia="q_5" w:hAnsi="q_5"/>
          <w:sz w:val="22"/>
          <w:szCs w:val="22"/>
          <w:rtl w:val="0"/>
        </w:rPr>
        <w:t xml:space="preserve">RegulonDB occupies a central position in the microbial bioinformatics ecosystem through numerous inward and outward data connections. It maintains </w:t>
      </w:r>
      <w:r w:rsidDel="00000000" w:rsidR="00000000" w:rsidRPr="00000000">
        <w:rPr>
          <w:rFonts w:ascii="q_5" w:cs="q_5" w:eastAsia="q_5" w:hAnsi="q_5"/>
          <w:b w:val="1"/>
          <w:bCs w:val="1"/>
          <w:sz w:val="22"/>
          <w:szCs w:val="22"/>
          <w:rtl w:val="0"/>
        </w:rPr>
        <w:t xml:space="preserve">bidirectional links</w:t>
      </w:r>
      <w:r w:rsidDel="00000000" w:rsidR="00000000" w:rsidRPr="00000000">
        <w:rPr>
          <w:rFonts w:ascii="q_5" w:cs="q_5" w:eastAsia="q_5" w:hAnsi="q_5"/>
          <w:sz w:val="22"/>
          <w:szCs w:val="22"/>
          <w:rtl w:val="0"/>
        </w:rPr>
        <w:t xml:space="preserve"> with major biological databases, enabling both </w:t>
      </w:r>
      <w:r w:rsidDel="00000000" w:rsidR="00000000" w:rsidRPr="00000000">
        <w:rPr>
          <w:rFonts w:ascii="q_5" w:cs="q_5" w:eastAsia="q_5" w:hAnsi="q_5"/>
          <w:b w:val="1"/>
          <w:bCs w:val="1"/>
          <w:sz w:val="22"/>
          <w:szCs w:val="22"/>
          <w:rtl w:val="0"/>
        </w:rPr>
        <w:t xml:space="preserve">data integration and dissemination</w:t>
      </w:r>
      <w:r w:rsidDel="00000000" w:rsidR="00000000" w:rsidRPr="00000000">
        <w:rPr>
          <w:rFonts w:ascii="q_5" w:cs="q_5" w:eastAsia="q_5" w:hAnsi="q_5"/>
          <w:sz w:val="22"/>
          <w:szCs w:val="22"/>
          <w:rtl w:val="0"/>
        </w:rPr>
        <w:t xml:space="preserve">.</w:t>
      </w:r>
    </w:p>
    <w:p w:rsidR="00000000" w:rsidDel="00000000" w:rsidP="00000000" w:rsidRDefault="00000000" w:rsidRPr="00000000" w14:paraId="0000019B">
      <w:pPr>
        <w:spacing w:after="240" w:before="240" w:lineRule="auto"/>
        <w:rPr>
          <w:rFonts w:ascii="q_5" w:cs="q_5" w:eastAsia="q_5" w:hAnsi="q_5"/>
          <w:sz w:val="22"/>
          <w:szCs w:val="22"/>
        </w:rPr>
      </w:pPr>
      <w:r w:rsidDel="00000000" w:rsidR="00000000" w:rsidRPr="00000000">
        <w:rPr>
          <w:rFonts w:ascii="q_5" w:cs="q_5" w:eastAsia="q_5" w:hAnsi="q_5"/>
          <w:sz w:val="22"/>
          <w:szCs w:val="22"/>
          <w:rtl w:val="0"/>
        </w:rPr>
        <w:t xml:space="preserve">Inwardly, RegulonDB integrates curated genomic and regulatory data from </w:t>
      </w:r>
      <w:r w:rsidDel="00000000" w:rsidR="00000000" w:rsidRPr="00000000">
        <w:rPr>
          <w:rFonts w:ascii="q_5" w:cs="q_5" w:eastAsia="q_5" w:hAnsi="q_5"/>
          <w:b w:val="1"/>
          <w:bCs w:val="1"/>
          <w:sz w:val="22"/>
          <w:szCs w:val="22"/>
          <w:rtl w:val="0"/>
        </w:rPr>
        <w:t xml:space="preserve">RefSeq (NCBI)</w:t>
      </w:r>
      <w:r w:rsidDel="00000000" w:rsidR="00000000" w:rsidRPr="00000000">
        <w:rPr>
          <w:rFonts w:ascii="q_5" w:cs="q_5" w:eastAsia="q_5" w:hAnsi="q_5"/>
          <w:sz w:val="22"/>
          <w:szCs w:val="22"/>
          <w:rtl w:val="0"/>
        </w:rPr>
        <w:t xml:space="preserve"> and annotation tools like </w:t>
      </w:r>
      <w:r w:rsidDel="00000000" w:rsidR="00000000" w:rsidRPr="00000000">
        <w:rPr>
          <w:rFonts w:ascii="q_5" w:cs="q_5" w:eastAsia="q_5" w:hAnsi="q_5"/>
          <w:b w:val="1"/>
          <w:bCs w:val="1"/>
          <w:sz w:val="22"/>
          <w:szCs w:val="22"/>
          <w:rtl w:val="0"/>
        </w:rPr>
        <w:t xml:space="preserve">Gene Ontology (GO)</w:t>
      </w:r>
      <w:r w:rsidDel="00000000" w:rsidR="00000000" w:rsidRPr="00000000">
        <w:rPr>
          <w:rFonts w:ascii="q_5" w:cs="q_5" w:eastAsia="q_5" w:hAnsi="q_5"/>
          <w:sz w:val="22"/>
          <w:szCs w:val="22"/>
          <w:rtl w:val="0"/>
        </w:rPr>
        <w:t xml:space="preserve"> for functional terms. It also uses transcription factor binding motifs derived from </w:t>
      </w:r>
      <w:r w:rsidDel="00000000" w:rsidR="00000000" w:rsidRPr="00000000">
        <w:rPr>
          <w:rFonts w:ascii="q_5" w:cs="q_5" w:eastAsia="q_5" w:hAnsi="q_5"/>
          <w:b w:val="1"/>
          <w:bCs w:val="1"/>
          <w:sz w:val="22"/>
          <w:szCs w:val="22"/>
          <w:rtl w:val="0"/>
        </w:rPr>
        <w:t xml:space="preserve">SwissRegulon</w:t>
      </w:r>
      <w:r w:rsidDel="00000000" w:rsidR="00000000" w:rsidRPr="00000000">
        <w:rPr>
          <w:rFonts w:ascii="q_5" w:cs="q_5" w:eastAsia="q_5" w:hAnsi="q_5"/>
          <w:sz w:val="22"/>
          <w:szCs w:val="22"/>
          <w:rtl w:val="0"/>
        </w:rPr>
        <w:t xml:space="preserve">, and comparative data aligned with </w:t>
      </w:r>
      <w:r w:rsidDel="00000000" w:rsidR="00000000" w:rsidRPr="00000000">
        <w:rPr>
          <w:rFonts w:ascii="q_5" w:cs="q_5" w:eastAsia="q_5" w:hAnsi="q_5"/>
          <w:b w:val="1"/>
          <w:bCs w:val="1"/>
          <w:sz w:val="22"/>
          <w:szCs w:val="22"/>
          <w:rtl w:val="0"/>
        </w:rPr>
        <w:t xml:space="preserve">EcoCyc</w:t>
      </w:r>
      <w:r w:rsidDel="00000000" w:rsidR="00000000" w:rsidRPr="00000000">
        <w:rPr>
          <w:rFonts w:ascii="q_5" w:cs="q_5" w:eastAsia="q_5" w:hAnsi="q_5"/>
          <w:sz w:val="22"/>
          <w:szCs w:val="22"/>
          <w:rtl w:val="0"/>
        </w:rPr>
        <w:t xml:space="preserve">.</w:t>
      </w:r>
    </w:p>
    <w:p w:rsidR="00000000" w:rsidDel="00000000" w:rsidP="00000000" w:rsidRDefault="00000000" w:rsidRPr="00000000" w14:paraId="0000019C">
      <w:pPr>
        <w:spacing w:after="240" w:before="240" w:lineRule="auto"/>
        <w:rPr>
          <w:rFonts w:ascii="q_5" w:cs="q_5" w:eastAsia="q_5" w:hAnsi="q_5"/>
          <w:sz w:val="22"/>
          <w:szCs w:val="22"/>
        </w:rPr>
      </w:pPr>
      <w:r w:rsidDel="00000000" w:rsidR="00000000" w:rsidRPr="00000000">
        <w:rPr>
          <w:rFonts w:ascii="q_5" w:cs="q_5" w:eastAsia="q_5" w:hAnsi="q_5"/>
          <w:sz w:val="22"/>
          <w:szCs w:val="22"/>
          <w:rtl w:val="0"/>
        </w:rPr>
        <w:t xml:space="preserve">Outwardly, RegulonDB provides structured, versioned regulatory information that is reused by resources such as</w:t>
      </w:r>
      <w:sdt>
        <w:sdtPr>
          <w:id w:val="-939256808"/>
          <w:tag w:val="goog_rdk_30"/>
        </w:sdtPr>
        <w:sdtContent>
          <w:commentRangeStart w:id="6"/>
        </w:sdtContent>
      </w:sdt>
      <w:r w:rsidDel="00000000" w:rsidR="00000000" w:rsidRPr="00000000">
        <w:rPr>
          <w:rFonts w:ascii="q_5" w:cs="q_5" w:eastAsia="q_5" w:hAnsi="q_5"/>
          <w:sz w:val="22"/>
          <w:szCs w:val="22"/>
          <w:rtl w:val="0"/>
        </w:rPr>
        <w:t xml:space="preserve"> </w:t>
      </w:r>
      <w:r w:rsidDel="00000000" w:rsidR="00000000" w:rsidRPr="00000000">
        <w:rPr>
          <w:rFonts w:ascii="q_5" w:cs="q_5" w:eastAsia="q_5" w:hAnsi="q_5"/>
          <w:b w:val="1"/>
          <w:bCs w:val="1"/>
          <w:sz w:val="22"/>
          <w:szCs w:val="22"/>
          <w:rtl w:val="0"/>
        </w:rPr>
        <w:t xml:space="preserve">EcoCyc</w:t>
      </w:r>
      <w:r w:rsidDel="00000000" w:rsidR="00000000" w:rsidRPr="00000000">
        <w:rPr>
          <w:rFonts w:ascii="q_5" w:cs="q_5" w:eastAsia="q_5" w:hAnsi="q_5"/>
          <w:sz w:val="22"/>
          <w:szCs w:val="22"/>
          <w:rtl w:val="0"/>
        </w:rPr>
        <w:t xml:space="preserve">, </w:t>
      </w:r>
      <w:r w:rsidDel="00000000" w:rsidR="00000000" w:rsidRPr="00000000">
        <w:rPr>
          <w:rFonts w:ascii="q_5" w:cs="q_5" w:eastAsia="q_5" w:hAnsi="q_5"/>
          <w:b w:val="1"/>
          <w:bCs w:val="1"/>
          <w:sz w:val="22"/>
          <w:szCs w:val="22"/>
          <w:rtl w:val="0"/>
        </w:rPr>
        <w:t xml:space="preserve">DOOR (Database of prOkaryotic OpeRons)</w:t>
      </w:r>
      <w:r w:rsidDel="00000000" w:rsidR="00000000" w:rsidRPr="00000000">
        <w:rPr>
          <w:rFonts w:ascii="q_5" w:cs="q_5" w:eastAsia="q_5" w:hAnsi="q_5"/>
          <w:sz w:val="22"/>
          <w:szCs w:val="22"/>
          <w:rtl w:val="0"/>
        </w:rPr>
        <w:t xml:space="preserve">, </w:t>
      </w:r>
      <w:commentRangeEnd w:id="6"/>
      <w:r w:rsidDel="00000000" w:rsidR="00000000" w:rsidRPr="00000000">
        <w:commentReference w:id="6"/>
      </w:r>
      <w:r w:rsidDel="00000000" w:rsidR="00000000" w:rsidRPr="00000000">
        <w:rPr>
          <w:rFonts w:ascii="q_5" w:cs="q_5" w:eastAsia="q_5" w:hAnsi="q_5"/>
          <w:b w:val="1"/>
          <w:bCs w:val="1"/>
          <w:sz w:val="22"/>
          <w:szCs w:val="22"/>
          <w:rtl w:val="0"/>
        </w:rPr>
        <w:t xml:space="preserve">UniProt</w:t>
      </w:r>
      <w:r w:rsidDel="00000000" w:rsidR="00000000" w:rsidRPr="00000000">
        <w:rPr>
          <w:rFonts w:ascii="q_5" w:cs="q_5" w:eastAsia="q_5" w:hAnsi="q_5"/>
          <w:sz w:val="22"/>
          <w:szCs w:val="22"/>
          <w:rtl w:val="0"/>
        </w:rPr>
        <w:t xml:space="preserve">, and </w:t>
      </w:r>
      <w:r w:rsidDel="00000000" w:rsidR="00000000" w:rsidRPr="00000000">
        <w:rPr>
          <w:rFonts w:ascii="q_5" w:cs="q_5" w:eastAsia="q_5" w:hAnsi="q_5"/>
          <w:b w:val="1"/>
          <w:bCs w:val="1"/>
          <w:sz w:val="22"/>
          <w:szCs w:val="22"/>
          <w:rtl w:val="0"/>
        </w:rPr>
        <w:t xml:space="preserve">CollecTF</w:t>
      </w:r>
      <w:r w:rsidDel="00000000" w:rsidR="00000000" w:rsidRPr="00000000">
        <w:rPr>
          <w:rFonts w:ascii="q_5" w:cs="q_5" w:eastAsia="q_5" w:hAnsi="q_5"/>
          <w:sz w:val="22"/>
          <w:szCs w:val="22"/>
          <w:rtl w:val="0"/>
        </w:rPr>
        <w:t xml:space="preserve">. Additionally, several community tools (e.g. PRODORIC, GroovDB, RegPrecise) include hyperlinks to RegulonDB entities, such as genes, promoters, transcription units, and regulatory interactions.</w:t>
      </w:r>
    </w:p>
    <w:p w:rsidR="00000000" w:rsidDel="00000000" w:rsidP="00000000" w:rsidRDefault="00000000" w:rsidRPr="00000000" w14:paraId="0000019D">
      <w:pPr>
        <w:spacing w:after="240" w:before="240" w:lineRule="auto"/>
        <w:rPr>
          <w:rFonts w:ascii="q_5" w:cs="q_5" w:eastAsia="q_5" w:hAnsi="q_5"/>
          <w:sz w:val="22"/>
          <w:szCs w:val="22"/>
        </w:rPr>
      </w:pPr>
      <w:r w:rsidDel="00000000" w:rsidR="00000000" w:rsidRPr="00000000">
        <w:rPr>
          <w:rFonts w:ascii="q_5" w:cs="q_5" w:eastAsia="q_5" w:hAnsi="q_5"/>
          <w:sz w:val="22"/>
          <w:szCs w:val="22"/>
          <w:rtl w:val="0"/>
        </w:rPr>
        <w:t xml:space="preserve">Currently, RegulonDB maintains over </w:t>
      </w:r>
      <w:sdt>
        <w:sdtPr>
          <w:id w:val="-2075879669"/>
          <w:tag w:val="goog_rdk_31"/>
        </w:sdtPr>
        <w:sdtContent>
          <w:commentRangeStart w:id="7"/>
        </w:sdtContent>
      </w:sdt>
      <w:r w:rsidDel="00000000" w:rsidR="00000000" w:rsidRPr="00000000">
        <w:rPr>
          <w:rFonts w:ascii="q_5" w:cs="q_5" w:eastAsia="q_5" w:hAnsi="q_5"/>
          <w:b w:val="1"/>
          <w:bCs w:val="1"/>
          <w:sz w:val="22"/>
          <w:szCs w:val="22"/>
          <w:rtl w:val="0"/>
        </w:rPr>
        <w:t xml:space="preserve">40,000 </w:t>
      </w:r>
      <w:commentRangeEnd w:id="7"/>
      <w:r w:rsidDel="00000000" w:rsidR="00000000" w:rsidRPr="00000000">
        <w:commentReference w:id="7"/>
      </w:r>
      <w:r w:rsidDel="00000000" w:rsidR="00000000" w:rsidRPr="00000000">
        <w:rPr>
          <w:rFonts w:ascii="q_5" w:cs="q_5" w:eastAsia="q_5" w:hAnsi="q_5"/>
          <w:b w:val="1"/>
          <w:bCs w:val="1"/>
          <w:sz w:val="22"/>
          <w:szCs w:val="22"/>
          <w:rtl w:val="0"/>
        </w:rPr>
        <w:t xml:space="preserve">curated internal links</w:t>
      </w:r>
      <w:r w:rsidDel="00000000" w:rsidR="00000000" w:rsidRPr="00000000">
        <w:rPr>
          <w:rFonts w:ascii="q_5" w:cs="q_5" w:eastAsia="q_5" w:hAnsi="q_5"/>
          <w:sz w:val="22"/>
          <w:szCs w:val="22"/>
          <w:rtl w:val="0"/>
        </w:rPr>
        <w:t xml:space="preserve">, and </w:t>
      </w:r>
      <w:r w:rsidDel="00000000" w:rsidR="00000000" w:rsidRPr="00000000">
        <w:rPr>
          <w:rFonts w:ascii="q_5" w:cs="q_5" w:eastAsia="q_5" w:hAnsi="q_5"/>
          <w:b w:val="1"/>
          <w:bCs w:val="1"/>
          <w:sz w:val="22"/>
          <w:szCs w:val="22"/>
          <w:rtl w:val="0"/>
        </w:rPr>
        <w:t xml:space="preserve">more than </w:t>
      </w:r>
      <w:sdt>
        <w:sdtPr>
          <w:id w:val="-1855039682"/>
          <w:tag w:val="goog_rdk_32"/>
        </w:sdtPr>
        <w:sdtContent>
          <w:commentRangeStart w:id="8"/>
        </w:sdtContent>
      </w:sdt>
      <w:r w:rsidDel="00000000" w:rsidR="00000000" w:rsidRPr="00000000">
        <w:rPr>
          <w:rFonts w:ascii="q_5" w:cs="q_5" w:eastAsia="q_5" w:hAnsi="q_5"/>
          <w:b w:val="1"/>
          <w:bCs w:val="1"/>
          <w:sz w:val="22"/>
          <w:szCs w:val="22"/>
          <w:rtl w:val="0"/>
        </w:rPr>
        <w:t xml:space="preserve">3,000 </w:t>
      </w:r>
      <w:commentRangeEnd w:id="8"/>
      <w:r w:rsidDel="00000000" w:rsidR="00000000" w:rsidRPr="00000000">
        <w:commentReference w:id="8"/>
      </w:r>
      <w:r w:rsidDel="00000000" w:rsidR="00000000" w:rsidRPr="00000000">
        <w:rPr>
          <w:rFonts w:ascii="q_5" w:cs="q_5" w:eastAsia="q_5" w:hAnsi="q_5"/>
          <w:b w:val="1"/>
          <w:bCs w:val="1"/>
          <w:sz w:val="22"/>
          <w:szCs w:val="22"/>
          <w:rtl w:val="0"/>
        </w:rPr>
        <w:t xml:space="preserve">outward links</w:t>
      </w:r>
      <w:r w:rsidDel="00000000" w:rsidR="00000000" w:rsidRPr="00000000">
        <w:rPr>
          <w:rFonts w:ascii="q_5" w:cs="q_5" w:eastAsia="q_5" w:hAnsi="q_5"/>
          <w:sz w:val="22"/>
          <w:szCs w:val="22"/>
          <w:rtl w:val="0"/>
        </w:rPr>
        <w:t xml:space="preserve"> to external databases. These are exposed via manual curation and programmatic exports.</w:t>
      </w:r>
    </w:p>
    <w:p w:rsidR="00000000" w:rsidDel="00000000" w:rsidP="00000000" w:rsidRDefault="00000000" w:rsidRPr="00000000" w14:paraId="0000019E">
      <w:pPr>
        <w:spacing w:after="240" w:before="240" w:lineRule="auto"/>
        <w:rPr>
          <w:rFonts w:ascii="q_5" w:cs="q_5" w:eastAsia="q_5" w:hAnsi="q_5"/>
          <w:sz w:val="22"/>
          <w:szCs w:val="22"/>
        </w:rPr>
      </w:pPr>
      <w:r w:rsidDel="00000000" w:rsidR="00000000" w:rsidRPr="00000000">
        <w:rPr>
          <w:rFonts w:ascii="q_5" w:cs="q_5" w:eastAsia="q_5" w:hAnsi="q_5"/>
          <w:sz w:val="22"/>
          <w:szCs w:val="22"/>
          <w:rtl w:val="0"/>
        </w:rPr>
        <w:t xml:space="preserve">The </w:t>
      </w:r>
      <w:r w:rsidDel="00000000" w:rsidR="00000000" w:rsidRPr="00000000">
        <w:rPr>
          <w:rFonts w:ascii="q_5" w:cs="q_5" w:eastAsia="q_5" w:hAnsi="q_5"/>
          <w:b w:val="1"/>
          <w:bCs w:val="1"/>
          <w:sz w:val="22"/>
          <w:szCs w:val="22"/>
          <w:rtl w:val="0"/>
        </w:rPr>
        <w:t xml:space="preserve">nature of dependencies</w:t>
      </w:r>
      <w:r w:rsidDel="00000000" w:rsidR="00000000" w:rsidRPr="00000000">
        <w:rPr>
          <w:rFonts w:ascii="q_5" w:cs="q_5" w:eastAsia="q_5" w:hAnsi="q_5"/>
          <w:sz w:val="22"/>
          <w:szCs w:val="22"/>
          <w:rtl w:val="0"/>
        </w:rPr>
        <w:t xml:space="preserve"> includes gene and operon structures, functional annotation, transcription factors, sigma factors, and evidence-backed regulatory interactions.</w:t>
      </w:r>
    </w:p>
    <w:p w:rsidR="00000000" w:rsidDel="00000000" w:rsidP="00000000" w:rsidRDefault="00000000" w:rsidRPr="00000000" w14:paraId="0000019F">
      <w:pPr>
        <w:spacing w:after="240" w:before="240" w:lineRule="auto"/>
        <w:rPr>
          <w:rFonts w:ascii="q_5" w:cs="q_5" w:eastAsia="q_5" w:hAnsi="q_5"/>
          <w:sz w:val="22"/>
          <w:szCs w:val="22"/>
        </w:rPr>
      </w:pPr>
      <w:r w:rsidDel="00000000" w:rsidR="00000000" w:rsidRPr="00000000">
        <w:rPr>
          <w:rFonts w:ascii="q_5" w:cs="q_5" w:eastAsia="q_5" w:hAnsi="q_5"/>
          <w:sz w:val="22"/>
          <w:szCs w:val="22"/>
          <w:rtl w:val="0"/>
        </w:rPr>
        <w:t xml:space="preserve">A detailed overview of these relat</w:t>
      </w:r>
      <w:sdt>
        <w:sdtPr>
          <w:id w:val="882289446"/>
          <w:tag w:val="goog_rdk_33"/>
        </w:sdtPr>
        <w:sdtContent>
          <w:commentRangeStart w:id="9"/>
        </w:sdtContent>
      </w:sdt>
      <w:r w:rsidDel="00000000" w:rsidR="00000000" w:rsidRPr="00000000">
        <w:rPr>
          <w:rFonts w:ascii="q_5" w:cs="q_5" w:eastAsia="q_5" w:hAnsi="q_5"/>
          <w:sz w:val="22"/>
          <w:szCs w:val="22"/>
          <w:rtl w:val="0"/>
        </w:rPr>
        <w:t xml:space="preserve">ionships is available at:</w:t>
        <w:br w:type="textWrapping"/>
      </w:r>
      <w:commentRangeEnd w:id="9"/>
      <w:r w:rsidDel="00000000" w:rsidR="00000000" w:rsidRPr="00000000">
        <w:commentReference w:id="9"/>
      </w:r>
      <w:r w:rsidDel="00000000" w:rsidR="00000000" w:rsidRPr="00000000">
        <w:rPr>
          <w:rFonts w:ascii="q_5" w:cs="q_5" w:eastAsia="q_5" w:hAnsi="q_5"/>
          <w:sz w:val="22"/>
          <w:szCs w:val="22"/>
          <w:rtl w:val="0"/>
        </w:rPr>
        <w:t xml:space="preserve"> 👉 </w:t>
      </w:r>
      <w:r w:rsidDel="00000000" w:rsidR="00000000" w:rsidRPr="00000000">
        <w:rPr>
          <w:rFonts w:ascii="q_5" w:cs="q_5" w:eastAsia="q_5" w:hAnsi="q_5"/>
          <w:sz w:val="22"/>
          <w:szCs w:val="22"/>
          <w:rtl w:val="0"/>
        </w:rPr>
        <w:t xml:space="preserve">https://regulondb.ccg.unam.mx/manual/help/db/db_relationships</w:t>
      </w:r>
    </w:p>
    <w:p w:rsidR="00000000" w:rsidDel="00000000" w:rsidP="00000000" w:rsidRDefault="00000000" w:rsidRPr="00000000" w14:paraId="000001A0">
      <w:pPr>
        <w:rPr>
          <w:rFonts w:ascii="q_5" w:cs="q_5" w:eastAsia="q_5" w:hAnsi="q_5"/>
          <w:sz w:val="22"/>
          <w:szCs w:val="22"/>
        </w:rPr>
      </w:pPr>
      <w:r w:rsidDel="00000000" w:rsidR="00000000" w:rsidRPr="00000000">
        <w:rPr>
          <w:rtl w:val="0"/>
        </w:rPr>
      </w:r>
    </w:p>
    <w:p w:rsidR="00000000" w:rsidDel="00000000" w:rsidP="00000000" w:rsidRDefault="00000000" w:rsidRPr="00000000" w14:paraId="000001A1">
      <w:pPr>
        <w:rPr>
          <w:rFonts w:ascii="q_5" w:cs="q_5" w:eastAsia="q_5" w:hAnsi="q_5"/>
          <w:color w:val="29477e"/>
          <w:sz w:val="28"/>
          <w:szCs w:val="28"/>
        </w:rPr>
      </w:pPr>
      <w:r w:rsidDel="00000000" w:rsidR="00000000" w:rsidRPr="00000000">
        <w:rPr>
          <w:rFonts w:ascii="q_5" w:cs="q_5" w:eastAsia="q_5" w:hAnsi="q_5"/>
          <w:color w:val="29477e"/>
          <w:sz w:val="28"/>
          <w:szCs w:val="28"/>
          <w:rtl w:val="0"/>
        </w:rPr>
        <w:t xml:space="preserve">3. Quality of service</w:t>
      </w:r>
    </w:p>
    <w:p w:rsidR="00000000" w:rsidDel="00000000" w:rsidP="00000000" w:rsidRDefault="00000000" w:rsidRPr="00000000" w14:paraId="000001A2">
      <w:pPr>
        <w:rPr>
          <w:rFonts w:ascii="q_5" w:cs="q_5" w:eastAsia="q_5" w:hAnsi="q_5"/>
          <w:b w:val="1"/>
          <w:bCs w:val="1"/>
          <w:color w:val="000000"/>
        </w:rPr>
      </w:pPr>
      <w:r w:rsidDel="00000000" w:rsidR="00000000" w:rsidRPr="00000000">
        <w:rPr>
          <w:rtl w:val="0"/>
        </w:rPr>
      </w:r>
    </w:p>
    <w:p w:rsidR="00000000" w:rsidDel="00000000" w:rsidP="00000000" w:rsidRDefault="00000000" w:rsidRPr="00000000" w14:paraId="000001A3">
      <w:pPr>
        <w:rPr>
          <w:rFonts w:ascii="q_5" w:cs="q_5" w:eastAsia="q_5" w:hAnsi="q_5"/>
          <w:b w:val="1"/>
          <w:bCs w:val="1"/>
          <w:color w:val="000000"/>
        </w:rPr>
      </w:pPr>
      <w:r w:rsidDel="00000000" w:rsidR="00000000" w:rsidRPr="00000000">
        <w:rPr>
          <w:rFonts w:ascii="q_5" w:cs="q_5" w:eastAsia="q_5" w:hAnsi="q_5"/>
          <w:b w:val="1"/>
          <w:bCs w:val="1"/>
          <w:color w:val="000000"/>
          <w:rtl w:val="0"/>
        </w:rPr>
        <w:t xml:space="preserve">3a. Identifier use</w:t>
      </w:r>
    </w:p>
    <w:p w:rsidR="00000000" w:rsidDel="00000000" w:rsidP="00000000" w:rsidRDefault="00000000" w:rsidRPr="00000000" w14:paraId="000001A4">
      <w:pPr>
        <w:rPr>
          <w:rFonts w:ascii="q_5" w:cs="q_5" w:eastAsia="q_5" w:hAnsi="q_5"/>
          <w:color w:val="000000"/>
          <w:sz w:val="22"/>
          <w:szCs w:val="22"/>
        </w:rPr>
      </w:pPr>
      <w:r w:rsidDel="00000000" w:rsidR="00000000" w:rsidRPr="00000000">
        <w:rPr>
          <w:rtl w:val="0"/>
        </w:rPr>
      </w:r>
    </w:p>
    <w:p w:rsidR="00000000" w:rsidDel="00000000" w:rsidP="00000000" w:rsidRDefault="00000000" w:rsidRPr="00000000" w14:paraId="000001A5">
      <w:pPr>
        <w:rPr>
          <w:rFonts w:ascii="q_5" w:cs="q_5" w:eastAsia="q_5" w:hAnsi="q_5"/>
          <w:color w:val="000000"/>
          <w:sz w:val="22"/>
          <w:szCs w:val="22"/>
        </w:rPr>
      </w:pPr>
      <w:r w:rsidDel="00000000" w:rsidR="00000000" w:rsidRPr="00000000">
        <w:rPr>
          <w:rFonts w:ascii="q_5" w:cs="q_5" w:eastAsia="q_5" w:hAnsi="q_5"/>
          <w:color w:val="000000"/>
          <w:sz w:val="22"/>
          <w:szCs w:val="22"/>
          <w:rtl w:val="0"/>
        </w:rPr>
        <w:t xml:space="preserve">Does the biodata resource provide persistent and u</w:t>
      </w:r>
      <w:sdt>
        <w:sdtPr>
          <w:id w:val="1385031649"/>
          <w:tag w:val="goog_rdk_34"/>
        </w:sdtPr>
        <w:sdtContent>
          <w:commentRangeStart w:id="10"/>
        </w:sdtContent>
      </w:sdt>
      <w:sdt>
        <w:sdtPr>
          <w:id w:val="-650544337"/>
          <w:tag w:val="goog_rdk_35"/>
        </w:sdtPr>
        <w:sdtContent>
          <w:commentRangeStart w:id="11"/>
        </w:sdtContent>
      </w:sdt>
      <w:sdt>
        <w:sdtPr>
          <w:id w:val="1523701097"/>
          <w:tag w:val="goog_rdk_36"/>
        </w:sdtPr>
        <w:sdtContent>
          <w:commentRangeStart w:id="12"/>
        </w:sdtContent>
      </w:sdt>
      <w:sdt>
        <w:sdtPr>
          <w:id w:val="480512922"/>
          <w:tag w:val="goog_rdk_37"/>
        </w:sdtPr>
        <w:sdtContent>
          <w:commentRangeStart w:id="13"/>
        </w:sdtContent>
      </w:sdt>
      <w:sdt>
        <w:sdtPr>
          <w:id w:val="-841913781"/>
          <w:tag w:val="goog_rdk_38"/>
        </w:sdtPr>
        <w:sdtContent>
          <w:commentRangeStart w:id="14"/>
        </w:sdtContent>
      </w:sdt>
      <w:r w:rsidDel="00000000" w:rsidR="00000000" w:rsidRPr="00000000">
        <w:rPr>
          <w:rFonts w:ascii="q_5" w:cs="q_5" w:eastAsia="q_5" w:hAnsi="q_5"/>
          <w:color w:val="000000"/>
          <w:sz w:val="22"/>
          <w:szCs w:val="22"/>
          <w:rtl w:val="0"/>
        </w:rPr>
        <w:t xml:space="preserve">nique identifiers for the entities it </w:t>
      </w:r>
      <w:commentRangeEnd w:id="10"/>
      <w:r w:rsidDel="00000000" w:rsidR="00000000" w:rsidRPr="00000000">
        <w:commentReference w:id="10"/>
      </w:r>
      <w:commentRangeEnd w:id="11"/>
      <w:r w:rsidDel="00000000" w:rsidR="00000000" w:rsidRPr="00000000">
        <w:commentReference w:id="11"/>
      </w:r>
      <w:commentRangeEnd w:id="12"/>
      <w:r w:rsidDel="00000000" w:rsidR="00000000" w:rsidRPr="00000000">
        <w:commentReference w:id="12"/>
      </w:r>
      <w:commentRangeEnd w:id="13"/>
      <w:r w:rsidDel="00000000" w:rsidR="00000000" w:rsidRPr="00000000">
        <w:commentReference w:id="13"/>
      </w:r>
      <w:commentRangeEnd w:id="14"/>
      <w:r w:rsidDel="00000000" w:rsidR="00000000" w:rsidRPr="00000000">
        <w:commentReference w:id="14"/>
      </w:r>
      <w:r w:rsidDel="00000000" w:rsidR="00000000" w:rsidRPr="00000000">
        <w:rPr>
          <w:rFonts w:ascii="q_5" w:cs="q_5" w:eastAsia="q_5" w:hAnsi="q_5"/>
          <w:color w:val="000000"/>
          <w:sz w:val="22"/>
          <w:szCs w:val="22"/>
          <w:rtl w:val="0"/>
        </w:rPr>
        <w:t xml:space="preserve">stores?</w:t>
      </w:r>
    </w:p>
    <w:p w:rsidR="00000000" w:rsidDel="00000000" w:rsidP="00000000" w:rsidRDefault="00000000" w:rsidRPr="00000000" w14:paraId="000001A6">
      <w:pPr>
        <w:rPr>
          <w:rFonts w:ascii="q_5" w:cs="q_5" w:eastAsia="q_5" w:hAnsi="q_5"/>
          <w:color w:val="000000"/>
          <w:sz w:val="22"/>
          <w:szCs w:val="22"/>
        </w:rPr>
      </w:pPr>
      <w:r w:rsidDel="00000000" w:rsidR="00000000" w:rsidRPr="00000000">
        <w:rPr>
          <w:rFonts w:ascii="q_5" w:cs="q_5" w:eastAsia="q_5" w:hAnsi="q_5"/>
          <w:color w:val="000000"/>
          <w:sz w:val="22"/>
          <w:szCs w:val="22"/>
          <w:rtl w:val="0"/>
        </w:rPr>
        <w:t xml:space="preserve">Please describe the format of the identifiers used.</w:t>
      </w:r>
    </w:p>
    <w:p w:rsidR="00000000" w:rsidDel="00000000" w:rsidP="00000000" w:rsidRDefault="00000000" w:rsidRPr="00000000" w14:paraId="000001A7">
      <w:pPr>
        <w:rPr>
          <w:rFonts w:ascii="q_5" w:cs="q_5" w:eastAsia="q_5" w:hAnsi="q_5"/>
          <w:color w:val="000000"/>
          <w:sz w:val="22"/>
          <w:szCs w:val="22"/>
        </w:rPr>
      </w:pPr>
      <w:r w:rsidDel="00000000" w:rsidR="00000000" w:rsidRPr="00000000">
        <w:rPr>
          <w:rtl w:val="0"/>
        </w:rPr>
      </w:r>
    </w:p>
    <w:p w:rsidR="00000000" w:rsidDel="00000000" w:rsidP="00000000" w:rsidRDefault="00000000" w:rsidRPr="00000000" w14:paraId="000001A8">
      <w:pPr>
        <w:rPr>
          <w:rFonts w:ascii="q_5" w:cs="q_5" w:eastAsia="q_5" w:hAnsi="q_5"/>
          <w:color w:val="000000"/>
          <w:sz w:val="22"/>
          <w:szCs w:val="22"/>
        </w:rPr>
      </w:pPr>
      <w:r w:rsidDel="00000000" w:rsidR="00000000" w:rsidRPr="00000000">
        <w:rPr>
          <w:rFonts w:ascii="q_5" w:cs="q_5" w:eastAsia="q_5" w:hAnsi="q_5"/>
          <w:color w:val="000000"/>
          <w:sz w:val="22"/>
          <w:szCs w:val="22"/>
          <w:rtl w:val="0"/>
        </w:rPr>
        <w:t xml:space="preserve">Does the biodata resource participate in any identifier resolution mechanisms/services?</w:t>
      </w:r>
    </w:p>
    <w:p w:rsidR="00000000" w:rsidDel="00000000" w:rsidP="00000000" w:rsidRDefault="00000000" w:rsidRPr="00000000" w14:paraId="000001A9">
      <w:pPr>
        <w:rPr>
          <w:rFonts w:ascii="q_5" w:cs="q_5" w:eastAsia="q_5" w:hAnsi="q_5"/>
          <w:color w:val="000000"/>
          <w:sz w:val="22"/>
          <w:szCs w:val="22"/>
        </w:rPr>
      </w:pPr>
      <w:r w:rsidDel="00000000" w:rsidR="00000000" w:rsidRPr="00000000">
        <w:rPr>
          <w:rtl w:val="0"/>
        </w:rPr>
      </w:r>
    </w:p>
    <w:p w:rsidR="00000000" w:rsidDel="00000000" w:rsidP="00000000" w:rsidRDefault="00000000" w:rsidRPr="00000000" w14:paraId="000001AA">
      <w:pPr>
        <w:rPr>
          <w:rFonts w:ascii="q_5" w:cs="q_5" w:eastAsia="q_5" w:hAnsi="q_5"/>
          <w:color w:val="000000"/>
          <w:sz w:val="22"/>
          <w:szCs w:val="22"/>
        </w:rPr>
      </w:pPr>
      <w:r w:rsidDel="00000000" w:rsidR="00000000" w:rsidRPr="00000000">
        <w:rPr>
          <w:rFonts w:ascii="q_5" w:cs="q_5" w:eastAsia="q_5" w:hAnsi="q_5"/>
          <w:color w:val="000000"/>
          <w:sz w:val="22"/>
          <w:szCs w:val="22"/>
          <w:rtl w:val="0"/>
        </w:rPr>
        <w:t xml:space="preserve">[Maximum 100 words]</w:t>
      </w:r>
    </w:p>
    <w:p w:rsidR="00000000" w:rsidDel="00000000" w:rsidP="00000000" w:rsidRDefault="00000000" w:rsidRPr="00000000" w14:paraId="000001AB">
      <w:pPr>
        <w:rPr>
          <w:rFonts w:ascii="q_5" w:cs="q_5" w:eastAsia="q_5" w:hAnsi="q_5"/>
          <w:sz w:val="22"/>
          <w:szCs w:val="22"/>
        </w:rPr>
      </w:pPr>
      <w:r w:rsidDel="00000000" w:rsidR="00000000" w:rsidRPr="00000000">
        <w:rPr>
          <w:rtl w:val="0"/>
        </w:rPr>
      </w:r>
    </w:p>
    <w:p w:rsidR="00000000" w:rsidDel="00000000" w:rsidP="00000000" w:rsidRDefault="00000000" w:rsidRPr="00000000" w14:paraId="000001AC">
      <w:pPr>
        <w:rPr>
          <w:rFonts w:ascii="q_5" w:cs="q_5" w:eastAsia="q_5" w:hAnsi="q_5"/>
          <w:sz w:val="22"/>
          <w:szCs w:val="22"/>
        </w:rPr>
      </w:pPr>
      <w:r w:rsidDel="00000000" w:rsidR="00000000" w:rsidRPr="00000000">
        <w:rPr>
          <w:rtl w:val="0"/>
        </w:rPr>
      </w:r>
    </w:p>
    <w:p w:rsidR="00000000" w:rsidDel="00000000" w:rsidP="00000000" w:rsidRDefault="00000000" w:rsidRPr="00000000" w14:paraId="000001AD">
      <w:pPr>
        <w:rPr>
          <w:rFonts w:ascii="q_5" w:cs="q_5" w:eastAsia="q_5" w:hAnsi="q_5"/>
          <w:sz w:val="22"/>
          <w:szCs w:val="22"/>
        </w:rPr>
      </w:pPr>
      <w:r w:rsidDel="00000000" w:rsidR="00000000" w:rsidRPr="00000000">
        <w:rPr>
          <w:rFonts w:ascii="q_5" w:cs="q_5" w:eastAsia="q_5" w:hAnsi="q_5"/>
          <w:sz w:val="22"/>
          <w:szCs w:val="22"/>
          <w:rtl w:val="0"/>
        </w:rPr>
        <w:t xml:space="preserve">Yes, RegulonDB assigns persistent and unique identifiers using the format </w:t>
      </w:r>
      <w:r w:rsidDel="00000000" w:rsidR="00000000" w:rsidRPr="00000000">
        <w:rPr>
          <w:rFonts w:ascii="Roboto Mono" w:cs="Roboto Mono" w:eastAsia="Roboto Mono" w:hAnsi="Roboto Mono"/>
          <w:sz w:val="22"/>
          <w:szCs w:val="22"/>
          <w:rtl w:val="0"/>
        </w:rPr>
        <w:t xml:space="preserve">RDBECOLI</w:t>
      </w:r>
      <w:r w:rsidDel="00000000" w:rsidR="00000000" w:rsidRPr="00000000">
        <w:rPr>
          <w:rFonts w:ascii="q_5" w:cs="q_5" w:eastAsia="q_5" w:hAnsi="q_5"/>
          <w:sz w:val="22"/>
          <w:szCs w:val="22"/>
          <w:rtl w:val="0"/>
        </w:rPr>
        <w:t xml:space="preserve"> + entity code + numeric ID. Examples include: </w:t>
      </w:r>
      <w:r w:rsidDel="00000000" w:rsidR="00000000" w:rsidRPr="00000000">
        <w:rPr>
          <w:rFonts w:ascii="Roboto Mono" w:cs="Roboto Mono" w:eastAsia="Roboto Mono" w:hAnsi="Roboto Mono"/>
          <w:sz w:val="22"/>
          <w:szCs w:val="22"/>
          <w:rtl w:val="0"/>
        </w:rPr>
        <w:t xml:space="preserve">RDBECOLIPMC00020</w:t>
      </w:r>
      <w:r w:rsidDel="00000000" w:rsidR="00000000" w:rsidRPr="00000000">
        <w:rPr>
          <w:rFonts w:ascii="q_5" w:cs="q_5" w:eastAsia="q_5" w:hAnsi="q_5"/>
          <w:sz w:val="22"/>
          <w:szCs w:val="22"/>
          <w:rtl w:val="0"/>
        </w:rPr>
        <w:t xml:space="preserve"> (promoter), </w:t>
      </w:r>
      <w:r w:rsidDel="00000000" w:rsidR="00000000" w:rsidRPr="00000000">
        <w:rPr>
          <w:rFonts w:ascii="Roboto Mono" w:cs="Roboto Mono" w:eastAsia="Roboto Mono" w:hAnsi="Roboto Mono"/>
          <w:sz w:val="22"/>
          <w:szCs w:val="22"/>
          <w:rtl w:val="0"/>
        </w:rPr>
        <w:t xml:space="preserve">RDBECOLITFC00098</w:t>
      </w:r>
      <w:r w:rsidDel="00000000" w:rsidR="00000000" w:rsidRPr="00000000">
        <w:rPr>
          <w:rFonts w:ascii="q_5" w:cs="q_5" w:eastAsia="q_5" w:hAnsi="q_5"/>
          <w:sz w:val="22"/>
          <w:szCs w:val="22"/>
          <w:rtl w:val="0"/>
        </w:rPr>
        <w:t xml:space="preserve"> (transcription factor/regulator), </w:t>
      </w:r>
      <w:r w:rsidDel="00000000" w:rsidR="00000000" w:rsidRPr="00000000">
        <w:rPr>
          <w:rFonts w:ascii="Roboto Mono" w:cs="Roboto Mono" w:eastAsia="Roboto Mono" w:hAnsi="Roboto Mono"/>
          <w:sz w:val="22"/>
          <w:szCs w:val="22"/>
          <w:rtl w:val="0"/>
        </w:rPr>
        <w:t xml:space="preserve">RDBECOLITUC00088</w:t>
      </w:r>
      <w:r w:rsidDel="00000000" w:rsidR="00000000" w:rsidRPr="00000000">
        <w:rPr>
          <w:rFonts w:ascii="q_5" w:cs="q_5" w:eastAsia="q_5" w:hAnsi="q_5"/>
          <w:sz w:val="22"/>
          <w:szCs w:val="22"/>
          <w:rtl w:val="0"/>
        </w:rPr>
        <w:t xml:space="preserve"> (transcription unit), </w:t>
      </w:r>
      <w:r w:rsidDel="00000000" w:rsidR="00000000" w:rsidRPr="00000000">
        <w:rPr>
          <w:rFonts w:ascii="Roboto Mono" w:cs="Roboto Mono" w:eastAsia="Roboto Mono" w:hAnsi="Roboto Mono"/>
          <w:sz w:val="22"/>
          <w:szCs w:val="22"/>
          <w:rtl w:val="0"/>
        </w:rPr>
        <w:t xml:space="preserve">RDBECOLIRIC00007</w:t>
      </w:r>
      <w:r w:rsidDel="00000000" w:rsidR="00000000" w:rsidRPr="00000000">
        <w:rPr>
          <w:rFonts w:ascii="q_5" w:cs="q_5" w:eastAsia="q_5" w:hAnsi="q_5"/>
          <w:sz w:val="22"/>
          <w:szCs w:val="22"/>
          <w:rtl w:val="0"/>
        </w:rPr>
        <w:t xml:space="preserve"> (regulatory interaction), and </w:t>
      </w:r>
      <w:r w:rsidDel="00000000" w:rsidR="00000000" w:rsidRPr="00000000">
        <w:rPr>
          <w:rFonts w:ascii="Roboto Mono" w:cs="Roboto Mono" w:eastAsia="Roboto Mono" w:hAnsi="Roboto Mono"/>
          <w:sz w:val="22"/>
          <w:szCs w:val="22"/>
          <w:rtl w:val="0"/>
        </w:rPr>
        <w:t xml:space="preserve">RDBECOLIOPC03321</w:t>
      </w:r>
      <w:r w:rsidDel="00000000" w:rsidR="00000000" w:rsidRPr="00000000">
        <w:rPr>
          <w:rFonts w:ascii="q_5" w:cs="q_5" w:eastAsia="q_5" w:hAnsi="q_5"/>
          <w:sz w:val="22"/>
          <w:szCs w:val="22"/>
          <w:rtl w:val="0"/>
        </w:rPr>
        <w:t xml:space="preserve"> (operon). These identifiers are stable across database versions and allow unambiguous referencing of biological entities. RegulonDB participates in identifier resolution mechanisms via FAIRsharing (https://fairsharing.org/2104) and Zenodo (https://doi.org/10.5281/zenodo.8346680), ensuring persistent access and citability of data releases.</w:t>
      </w:r>
    </w:p>
    <w:p w:rsidR="00000000" w:rsidDel="00000000" w:rsidP="00000000" w:rsidRDefault="00000000" w:rsidRPr="00000000" w14:paraId="000001AE">
      <w:pPr>
        <w:rPr>
          <w:rFonts w:ascii="q_5" w:cs="q_5" w:eastAsia="q_5" w:hAnsi="q_5"/>
          <w:sz w:val="22"/>
          <w:szCs w:val="22"/>
        </w:rPr>
      </w:pPr>
      <w:r w:rsidDel="00000000" w:rsidR="00000000" w:rsidRPr="00000000">
        <w:rPr>
          <w:rtl w:val="0"/>
        </w:rPr>
      </w:r>
    </w:p>
    <w:p w:rsidR="00000000" w:rsidDel="00000000" w:rsidP="00000000" w:rsidRDefault="00000000" w:rsidRPr="00000000" w14:paraId="000001AF">
      <w:pPr>
        <w:rPr>
          <w:rFonts w:ascii="q_5" w:cs="q_5" w:eastAsia="q_5" w:hAnsi="q_5"/>
          <w:color w:val="000000"/>
          <w:sz w:val="22"/>
          <w:szCs w:val="22"/>
        </w:rPr>
      </w:pPr>
      <w:r w:rsidDel="00000000" w:rsidR="00000000" w:rsidRPr="00000000">
        <w:rPr>
          <w:rtl w:val="0"/>
        </w:rPr>
      </w:r>
    </w:p>
    <w:p w:rsidR="00000000" w:rsidDel="00000000" w:rsidP="00000000" w:rsidRDefault="00000000" w:rsidRPr="00000000" w14:paraId="000001B0">
      <w:pPr>
        <w:rPr>
          <w:rFonts w:ascii="q_5" w:cs="q_5" w:eastAsia="q_5" w:hAnsi="q_5"/>
          <w:color w:val="000000"/>
          <w:sz w:val="22"/>
          <w:szCs w:val="22"/>
        </w:rPr>
      </w:pPr>
      <w:r w:rsidDel="00000000" w:rsidR="00000000" w:rsidRPr="00000000">
        <w:rPr>
          <w:rtl w:val="0"/>
        </w:rPr>
      </w:r>
    </w:p>
    <w:p w:rsidR="00000000" w:rsidDel="00000000" w:rsidP="00000000" w:rsidRDefault="00000000" w:rsidRPr="00000000" w14:paraId="000001B1">
      <w:pPr>
        <w:rPr>
          <w:rFonts w:ascii="q_5" w:cs="q_5" w:eastAsia="q_5" w:hAnsi="q_5"/>
          <w:b w:val="1"/>
          <w:bCs w:val="1"/>
        </w:rPr>
      </w:pPr>
      <w:r w:rsidDel="00000000" w:rsidR="00000000" w:rsidRPr="00000000">
        <w:rPr>
          <w:rFonts w:ascii="q_5" w:cs="q_5" w:eastAsia="q_5" w:hAnsi="q_5"/>
          <w:b w:val="1"/>
          <w:bCs w:val="1"/>
          <w:rtl w:val="0"/>
        </w:rPr>
        <w:t xml:space="preserve">3b. Data volume</w:t>
      </w:r>
    </w:p>
    <w:p w:rsidR="00000000" w:rsidDel="00000000" w:rsidP="00000000" w:rsidRDefault="00000000" w:rsidRPr="00000000" w14:paraId="000001B2">
      <w:pPr>
        <w:rPr>
          <w:rFonts w:ascii="q_5" w:cs="q_5" w:eastAsia="q_5" w:hAnsi="q_5"/>
          <w:sz w:val="22"/>
          <w:szCs w:val="22"/>
        </w:rPr>
      </w:pPr>
      <w:r w:rsidDel="00000000" w:rsidR="00000000" w:rsidRPr="00000000">
        <w:rPr>
          <w:rFonts w:ascii="q_5" w:cs="q_5" w:eastAsia="q_5" w:hAnsi="q_5"/>
          <w:sz w:val="22"/>
          <w:szCs w:val="22"/>
          <w:rtl w:val="0"/>
        </w:rPr>
        <w:t xml:space="preserve">Please state the cumulative total number of entries, reco</w:t>
      </w:r>
      <w:sdt>
        <w:sdtPr>
          <w:id w:val="-1248701503"/>
          <w:tag w:val="goog_rdk_39"/>
        </w:sdtPr>
        <w:sdtContent>
          <w:commentRangeStart w:id="15"/>
        </w:sdtContent>
      </w:sdt>
      <w:r w:rsidDel="00000000" w:rsidR="00000000" w:rsidRPr="00000000">
        <w:rPr>
          <w:rFonts w:ascii="q_5" w:cs="q_5" w:eastAsia="q_5" w:hAnsi="q_5"/>
          <w:sz w:val="22"/>
          <w:szCs w:val="22"/>
          <w:rtl w:val="0"/>
        </w:rPr>
        <w:t xml:space="preserve">rds processed, depositions, </w:t>
      </w:r>
      <w:commentRangeEnd w:id="15"/>
      <w:r w:rsidDel="00000000" w:rsidR="00000000" w:rsidRPr="00000000">
        <w:commentReference w:id="15"/>
      </w:r>
      <w:r w:rsidDel="00000000" w:rsidR="00000000" w:rsidRPr="00000000">
        <w:rPr>
          <w:rFonts w:ascii="q_5" w:cs="q_5" w:eastAsia="q_5" w:hAnsi="q_5"/>
          <w:sz w:val="22"/>
          <w:szCs w:val="22"/>
          <w:rtl w:val="0"/>
        </w:rPr>
        <w:t xml:space="preserve">assays, as appropriate, and data volume in gigabytes or other standard units. for each year indicated.</w:t>
      </w:r>
    </w:p>
    <w:p w:rsidR="00000000" w:rsidDel="00000000" w:rsidP="00000000" w:rsidRDefault="00000000" w:rsidRPr="00000000" w14:paraId="000001B3">
      <w:pPr>
        <w:rPr>
          <w:rFonts w:ascii="q_5" w:cs="q_5" w:eastAsia="q_5" w:hAnsi="q_5"/>
          <w:sz w:val="22"/>
          <w:szCs w:val="22"/>
        </w:rPr>
      </w:pPr>
      <w:r w:rsidDel="00000000" w:rsidR="00000000" w:rsidRPr="00000000">
        <w:rPr>
          <w:rFonts w:ascii="q_5" w:cs="q_5" w:eastAsia="q_5" w:hAnsi="q_5"/>
          <w:sz w:val="22"/>
          <w:szCs w:val="22"/>
          <w:rtl w:val="0"/>
        </w:rPr>
        <w:t xml:space="preserve">Table 3b: Data volume</w:t>
      </w:r>
    </w:p>
    <w:p w:rsidR="00000000" w:rsidDel="00000000" w:rsidP="00000000" w:rsidRDefault="00000000" w:rsidRPr="00000000" w14:paraId="000001B4">
      <w:pPr>
        <w:rPr>
          <w:rFonts w:ascii="q_5" w:cs="q_5" w:eastAsia="q_5" w:hAnsi="q_5"/>
          <w:sz w:val="22"/>
          <w:szCs w:val="22"/>
        </w:rPr>
      </w:pPr>
      <w:r w:rsidDel="00000000" w:rsidR="00000000" w:rsidRPr="00000000">
        <w:rPr>
          <w:rtl w:val="0"/>
        </w:rPr>
      </w:r>
    </w:p>
    <w:tbl>
      <w:tblPr>
        <w:tblStyle w:val="Table10"/>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57"/>
        <w:gridCol w:w="1417"/>
        <w:gridCol w:w="1276"/>
        <w:gridCol w:w="1178"/>
        <w:tblGridChange w:id="0">
          <w:tblGrid>
            <w:gridCol w:w="4957"/>
            <w:gridCol w:w="1417"/>
            <w:gridCol w:w="1276"/>
            <w:gridCol w:w="1178"/>
          </w:tblGrid>
        </w:tblGridChange>
      </w:tblGrid>
      <w:tr>
        <w:trPr>
          <w:cantSplit w:val="0"/>
          <w:tblHeader w:val="0"/>
        </w:trPr>
        <w:tc>
          <w:tcPr/>
          <w:p w:rsidR="00000000" w:rsidDel="00000000" w:rsidP="00000000" w:rsidRDefault="00000000" w:rsidRPr="00000000" w14:paraId="000001B5">
            <w:pPr>
              <w:rPr>
                <w:rFonts w:ascii="q_5" w:cs="q_5" w:eastAsia="q_5" w:hAnsi="q_5"/>
                <w:b w:val="1"/>
                <w:bCs w:val="1"/>
                <w:sz w:val="22"/>
                <w:szCs w:val="22"/>
              </w:rPr>
            </w:pPr>
            <w:r w:rsidDel="00000000" w:rsidR="00000000" w:rsidRPr="00000000">
              <w:rPr>
                <w:rFonts w:ascii="q_5" w:cs="q_5" w:eastAsia="q_5" w:hAnsi="q_5"/>
                <w:b w:val="1"/>
                <w:bCs w:val="1"/>
                <w:sz w:val="22"/>
                <w:szCs w:val="22"/>
                <w:rtl w:val="0"/>
              </w:rPr>
              <w:t xml:space="preserve">Cumulative Data in…</w:t>
            </w:r>
          </w:p>
        </w:tc>
        <w:tc>
          <w:tcPr/>
          <w:p w:rsidR="00000000" w:rsidDel="00000000" w:rsidP="00000000" w:rsidRDefault="00000000" w:rsidRPr="00000000" w14:paraId="000001B6">
            <w:pPr>
              <w:rPr>
                <w:rFonts w:ascii="q_5" w:cs="q_5" w:eastAsia="q_5" w:hAnsi="q_5"/>
                <w:b w:val="1"/>
                <w:bCs w:val="1"/>
                <w:sz w:val="22"/>
                <w:szCs w:val="22"/>
              </w:rPr>
            </w:pPr>
            <w:r w:rsidDel="00000000" w:rsidR="00000000" w:rsidRPr="00000000">
              <w:rPr>
                <w:rFonts w:ascii="q_5" w:cs="q_5" w:eastAsia="q_5" w:hAnsi="q_5"/>
                <w:b w:val="1"/>
                <w:bCs w:val="1"/>
                <w:sz w:val="22"/>
                <w:szCs w:val="22"/>
                <w:rtl w:val="0"/>
              </w:rPr>
              <w:t xml:space="preserve">2022</w:t>
            </w:r>
          </w:p>
        </w:tc>
        <w:tc>
          <w:tcPr/>
          <w:p w:rsidR="00000000" w:rsidDel="00000000" w:rsidP="00000000" w:rsidRDefault="00000000" w:rsidRPr="00000000" w14:paraId="000001B7">
            <w:pPr>
              <w:rPr>
                <w:rFonts w:ascii="q_5" w:cs="q_5" w:eastAsia="q_5" w:hAnsi="q_5"/>
                <w:b w:val="1"/>
                <w:bCs w:val="1"/>
                <w:sz w:val="22"/>
                <w:szCs w:val="22"/>
              </w:rPr>
            </w:pPr>
            <w:r w:rsidDel="00000000" w:rsidR="00000000" w:rsidRPr="00000000">
              <w:rPr>
                <w:rFonts w:ascii="q_5" w:cs="q_5" w:eastAsia="q_5" w:hAnsi="q_5"/>
                <w:b w:val="1"/>
                <w:bCs w:val="1"/>
                <w:sz w:val="22"/>
                <w:szCs w:val="22"/>
                <w:rtl w:val="0"/>
              </w:rPr>
              <w:t xml:space="preserve">2023</w:t>
            </w:r>
          </w:p>
        </w:tc>
        <w:tc>
          <w:tcPr/>
          <w:p w:rsidR="00000000" w:rsidDel="00000000" w:rsidP="00000000" w:rsidRDefault="00000000" w:rsidRPr="00000000" w14:paraId="000001B8">
            <w:pPr>
              <w:rPr>
                <w:rFonts w:ascii="q_5" w:cs="q_5" w:eastAsia="q_5" w:hAnsi="q_5"/>
                <w:b w:val="1"/>
                <w:bCs w:val="1"/>
                <w:sz w:val="22"/>
                <w:szCs w:val="22"/>
              </w:rPr>
            </w:pPr>
            <w:r w:rsidDel="00000000" w:rsidR="00000000" w:rsidRPr="00000000">
              <w:rPr>
                <w:rFonts w:ascii="q_5" w:cs="q_5" w:eastAsia="q_5" w:hAnsi="q_5"/>
                <w:b w:val="1"/>
                <w:bCs w:val="1"/>
                <w:sz w:val="22"/>
                <w:szCs w:val="22"/>
                <w:rtl w:val="0"/>
              </w:rPr>
              <w:t xml:space="preserve">2024</w:t>
            </w:r>
          </w:p>
        </w:tc>
      </w:tr>
      <w:tr>
        <w:trPr>
          <w:cantSplit w:val="0"/>
          <w:tblHeader w:val="0"/>
        </w:trPr>
        <w:tc>
          <w:tcPr/>
          <w:p w:rsidR="00000000" w:rsidDel="00000000" w:rsidP="00000000" w:rsidRDefault="00000000" w:rsidRPr="00000000" w14:paraId="000001B9">
            <w:pPr>
              <w:rPr>
                <w:rFonts w:ascii="q_5" w:cs="q_5" w:eastAsia="q_5" w:hAnsi="q_5"/>
                <w:b w:val="1"/>
                <w:bCs w:val="1"/>
                <w:sz w:val="22"/>
                <w:szCs w:val="22"/>
              </w:rPr>
            </w:pPr>
            <w:r w:rsidDel="00000000" w:rsidR="00000000" w:rsidRPr="00000000">
              <w:rPr>
                <w:rFonts w:ascii="q_5" w:cs="q_5" w:eastAsia="q_5" w:hAnsi="q_5"/>
                <w:b w:val="1"/>
                <w:bCs w:val="1"/>
                <w:sz w:val="22"/>
                <w:szCs w:val="22"/>
                <w:rtl w:val="0"/>
              </w:rPr>
              <w:t xml:space="preserve">Total number of</w:t>
            </w:r>
          </w:p>
          <w:p w:rsidR="00000000" w:rsidDel="00000000" w:rsidP="00000000" w:rsidRDefault="00000000" w:rsidRPr="00000000" w14:paraId="000001BA">
            <w:pPr>
              <w:rPr>
                <w:rFonts w:ascii="q_5" w:cs="q_5" w:eastAsia="q_5" w:hAnsi="q_5"/>
                <w:b w:val="1"/>
                <w:bCs w:val="1"/>
                <w:sz w:val="22"/>
                <w:szCs w:val="22"/>
              </w:rPr>
            </w:pPr>
            <w:r w:rsidDel="00000000" w:rsidR="00000000" w:rsidRPr="00000000">
              <w:rPr>
                <w:rFonts w:ascii="q_5" w:cs="q_5" w:eastAsia="q_5" w:hAnsi="q_5"/>
                <w:b w:val="1"/>
                <w:bCs w:val="1"/>
                <w:sz w:val="22"/>
                <w:szCs w:val="22"/>
                <w:rtl w:val="0"/>
              </w:rPr>
              <w:t xml:space="preserve">entries/records/deposition/assays...</w:t>
            </w:r>
          </w:p>
        </w:tc>
        <w:tc>
          <w:tcPr/>
          <w:p w:rsidR="00000000" w:rsidDel="00000000" w:rsidP="00000000" w:rsidRDefault="00000000" w:rsidRPr="00000000" w14:paraId="000001BB">
            <w:pPr>
              <w:rPr>
                <w:rFonts w:ascii="q_5" w:cs="q_5" w:eastAsia="q_5" w:hAnsi="q_5"/>
                <w:sz w:val="22"/>
                <w:szCs w:val="22"/>
              </w:rPr>
            </w:pPr>
            <w:r w:rsidDel="00000000" w:rsidR="00000000" w:rsidRPr="00000000">
              <w:rPr>
                <w:rtl w:val="0"/>
              </w:rPr>
            </w:r>
          </w:p>
        </w:tc>
        <w:tc>
          <w:tcPr/>
          <w:p w:rsidR="00000000" w:rsidDel="00000000" w:rsidP="00000000" w:rsidRDefault="00000000" w:rsidRPr="00000000" w14:paraId="000001BC">
            <w:pPr>
              <w:rPr>
                <w:rFonts w:ascii="q_5" w:cs="q_5" w:eastAsia="q_5" w:hAnsi="q_5"/>
                <w:sz w:val="22"/>
                <w:szCs w:val="22"/>
              </w:rPr>
            </w:pPr>
            <w:r w:rsidDel="00000000" w:rsidR="00000000" w:rsidRPr="00000000">
              <w:rPr>
                <w:rtl w:val="0"/>
              </w:rPr>
            </w:r>
          </w:p>
        </w:tc>
        <w:tc>
          <w:tcPr/>
          <w:p w:rsidR="00000000" w:rsidDel="00000000" w:rsidP="00000000" w:rsidRDefault="00000000" w:rsidRPr="00000000" w14:paraId="000001BD">
            <w:pPr>
              <w:rPr>
                <w:rFonts w:ascii="q_5" w:cs="q_5" w:eastAsia="q_5" w:hAnsi="q_5"/>
                <w:sz w:val="22"/>
                <w:szCs w:val="22"/>
              </w:rPr>
            </w:pPr>
            <w:r w:rsidDel="00000000" w:rsidR="00000000" w:rsidRPr="00000000">
              <w:rPr>
                <w:rtl w:val="0"/>
              </w:rPr>
            </w:r>
          </w:p>
          <w:p w:rsidR="00000000" w:rsidDel="00000000" w:rsidP="00000000" w:rsidRDefault="00000000" w:rsidRPr="00000000" w14:paraId="000001BE">
            <w:pPr>
              <w:rPr>
                <w:rFonts w:ascii="q_5" w:cs="q_5" w:eastAsia="q_5" w:hAnsi="q_5"/>
                <w:sz w:val="22"/>
                <w:szCs w:val="22"/>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1BF">
            <w:pPr>
              <w:rPr>
                <w:rFonts w:ascii="q_5" w:cs="q_5" w:eastAsia="q_5" w:hAnsi="q_5"/>
                <w:sz w:val="22"/>
                <w:szCs w:val="22"/>
              </w:rPr>
            </w:pPr>
            <w:r w:rsidDel="00000000" w:rsidR="00000000" w:rsidRPr="00000000">
              <w:rPr>
                <w:rFonts w:ascii="q_5" w:cs="q_5" w:eastAsia="q_5" w:hAnsi="q_5"/>
                <w:sz w:val="22"/>
                <w:szCs w:val="22"/>
                <w:rtl w:val="0"/>
              </w:rPr>
              <w:t xml:space="preserve">Please state the corresponding entity chosen for the counts given in the row above:</w:t>
            </w:r>
          </w:p>
        </w:tc>
      </w:tr>
      <w:tr>
        <w:trPr>
          <w:cantSplit w:val="0"/>
          <w:tblHeader w:val="0"/>
        </w:trPr>
        <w:tc>
          <w:tcPr/>
          <w:p w:rsidR="00000000" w:rsidDel="00000000" w:rsidP="00000000" w:rsidRDefault="00000000" w:rsidRPr="00000000" w14:paraId="000001C3">
            <w:pPr>
              <w:rPr>
                <w:rFonts w:ascii="q_5" w:cs="q_5" w:eastAsia="q_5" w:hAnsi="q_5"/>
                <w:b w:val="1"/>
                <w:bCs w:val="1"/>
                <w:sz w:val="22"/>
                <w:szCs w:val="22"/>
              </w:rPr>
            </w:pPr>
            <w:r w:rsidDel="00000000" w:rsidR="00000000" w:rsidRPr="00000000">
              <w:rPr>
                <w:rFonts w:ascii="q_5" w:cs="q_5" w:eastAsia="q_5" w:hAnsi="q_5"/>
                <w:b w:val="1"/>
                <w:bCs w:val="1"/>
                <w:sz w:val="22"/>
                <w:szCs w:val="22"/>
                <w:rtl w:val="0"/>
              </w:rPr>
              <w:t xml:space="preserve">Total size in GB</w:t>
            </w:r>
          </w:p>
        </w:tc>
        <w:tc>
          <w:tcPr/>
          <w:p w:rsidR="00000000" w:rsidDel="00000000" w:rsidP="00000000" w:rsidRDefault="00000000" w:rsidRPr="00000000" w14:paraId="000001C4">
            <w:pPr>
              <w:rPr>
                <w:rFonts w:ascii="q_5" w:cs="q_5" w:eastAsia="q_5" w:hAnsi="q_5"/>
                <w:sz w:val="22"/>
                <w:szCs w:val="22"/>
              </w:rPr>
            </w:pPr>
            <w:r w:rsidDel="00000000" w:rsidR="00000000" w:rsidRPr="00000000">
              <w:rPr>
                <w:rtl w:val="0"/>
              </w:rPr>
            </w:r>
          </w:p>
        </w:tc>
        <w:tc>
          <w:tcPr/>
          <w:p w:rsidR="00000000" w:rsidDel="00000000" w:rsidP="00000000" w:rsidRDefault="00000000" w:rsidRPr="00000000" w14:paraId="000001C5">
            <w:pPr>
              <w:rPr>
                <w:rFonts w:ascii="q_5" w:cs="q_5" w:eastAsia="q_5" w:hAnsi="q_5"/>
                <w:sz w:val="22"/>
                <w:szCs w:val="22"/>
              </w:rPr>
            </w:pPr>
            <w:r w:rsidDel="00000000" w:rsidR="00000000" w:rsidRPr="00000000">
              <w:rPr>
                <w:rtl w:val="0"/>
              </w:rPr>
            </w:r>
          </w:p>
        </w:tc>
        <w:tc>
          <w:tcPr/>
          <w:p w:rsidR="00000000" w:rsidDel="00000000" w:rsidP="00000000" w:rsidRDefault="00000000" w:rsidRPr="00000000" w14:paraId="000001C6">
            <w:pPr>
              <w:rPr>
                <w:rFonts w:ascii="q_5" w:cs="q_5" w:eastAsia="q_5" w:hAnsi="q_5"/>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C7">
            <w:pPr>
              <w:rPr>
                <w:rFonts w:ascii="q_5" w:cs="q_5" w:eastAsia="q_5" w:hAnsi="q_5"/>
                <w:b w:val="1"/>
                <w:bCs w:val="1"/>
                <w:sz w:val="22"/>
                <w:szCs w:val="22"/>
              </w:rPr>
            </w:pPr>
            <w:r w:rsidDel="00000000" w:rsidR="00000000" w:rsidRPr="00000000">
              <w:rPr>
                <w:rFonts w:ascii="q_5" w:cs="q_5" w:eastAsia="q_5" w:hAnsi="q_5"/>
                <w:b w:val="1"/>
                <w:bCs w:val="1"/>
                <w:sz w:val="22"/>
                <w:szCs w:val="22"/>
                <w:rtl w:val="0"/>
              </w:rPr>
              <w:t xml:space="preserve">(</w:t>
            </w:r>
            <w:r w:rsidDel="00000000" w:rsidR="00000000" w:rsidRPr="00000000">
              <w:rPr>
                <w:rFonts w:ascii="q_5" w:cs="q_5" w:eastAsia="q_5" w:hAnsi="q_5"/>
                <w:sz w:val="22"/>
                <w:szCs w:val="22"/>
                <w:rtl w:val="0"/>
              </w:rPr>
              <w:t xml:space="preserve">genes, products</w:t>
            </w:r>
            <w:r w:rsidDel="00000000" w:rsidR="00000000" w:rsidRPr="00000000">
              <w:rPr>
                <w:rFonts w:ascii="q_5" w:cs="q_5" w:eastAsia="q_5" w:hAnsi="q_5"/>
                <w:b w:val="1"/>
                <w:bCs w:val="1"/>
                <w:sz w:val="22"/>
                <w:szCs w:val="22"/>
                <w:rtl w:val="0"/>
              </w:rPr>
              <w:t xml:space="preserve">, operones, TUs, promotores, RIs (tf-[promoter,gene,TU], sites, terminadores, GUs, reguladores (TFs, sRNAs, continuants,) , conformaciones, GC, HT: datasets</w:t>
            </w:r>
          </w:p>
        </w:tc>
        <w:tc>
          <w:tcPr/>
          <w:p w:rsidR="00000000" w:rsidDel="00000000" w:rsidP="00000000" w:rsidRDefault="00000000" w:rsidRPr="00000000" w14:paraId="000001C8">
            <w:pPr>
              <w:rPr>
                <w:rFonts w:ascii="q_5" w:cs="q_5" w:eastAsia="q_5" w:hAnsi="q_5"/>
                <w:sz w:val="22"/>
                <w:szCs w:val="22"/>
              </w:rPr>
            </w:pPr>
            <w:r w:rsidDel="00000000" w:rsidR="00000000" w:rsidRPr="00000000">
              <w:rPr>
                <w:rtl w:val="0"/>
              </w:rPr>
            </w:r>
          </w:p>
        </w:tc>
        <w:tc>
          <w:tcPr/>
          <w:p w:rsidR="00000000" w:rsidDel="00000000" w:rsidP="00000000" w:rsidRDefault="00000000" w:rsidRPr="00000000" w14:paraId="000001C9">
            <w:pPr>
              <w:rPr>
                <w:rFonts w:ascii="q_5" w:cs="q_5" w:eastAsia="q_5" w:hAnsi="q_5"/>
                <w:sz w:val="22"/>
                <w:szCs w:val="22"/>
              </w:rPr>
            </w:pPr>
            <w:r w:rsidDel="00000000" w:rsidR="00000000" w:rsidRPr="00000000">
              <w:rPr>
                <w:rtl w:val="0"/>
              </w:rPr>
            </w:r>
          </w:p>
        </w:tc>
        <w:tc>
          <w:tcPr/>
          <w:p w:rsidR="00000000" w:rsidDel="00000000" w:rsidP="00000000" w:rsidRDefault="00000000" w:rsidRPr="00000000" w14:paraId="000001CA">
            <w:pPr>
              <w:rPr>
                <w:rFonts w:ascii="q_5" w:cs="q_5" w:eastAsia="q_5" w:hAnsi="q_5"/>
                <w:sz w:val="22"/>
                <w:szCs w:val="22"/>
              </w:rPr>
            </w:pPr>
            <w:r w:rsidDel="00000000" w:rsidR="00000000" w:rsidRPr="00000000">
              <w:rPr>
                <w:rtl w:val="0"/>
              </w:rPr>
            </w:r>
          </w:p>
        </w:tc>
      </w:tr>
    </w:tbl>
    <w:p w:rsidR="00000000" w:rsidDel="00000000" w:rsidP="00000000" w:rsidRDefault="00000000" w:rsidRPr="00000000" w14:paraId="000001CB">
      <w:pPr>
        <w:rPr>
          <w:rFonts w:ascii="q_5" w:cs="q_5" w:eastAsia="q_5" w:hAnsi="q_5"/>
          <w:b w:val="1"/>
          <w:bCs w:val="1"/>
          <w:color w:val="434343"/>
          <w:sz w:val="22"/>
          <w:szCs w:val="22"/>
        </w:rPr>
      </w:pPr>
      <w:r w:rsidDel="00000000" w:rsidR="00000000" w:rsidRPr="00000000">
        <w:rPr>
          <w:rtl w:val="0"/>
        </w:rPr>
      </w:r>
    </w:p>
    <w:p w:rsidR="00000000" w:rsidDel="00000000" w:rsidP="00000000" w:rsidRDefault="00000000" w:rsidRPr="00000000" w14:paraId="000001CC">
      <w:pPr>
        <w:rPr>
          <w:rFonts w:ascii="q_5" w:cs="q_5" w:eastAsia="q_5" w:hAnsi="q_5"/>
          <w:b w:val="1"/>
          <w:bCs w:val="1"/>
          <w:color w:val="434343"/>
          <w:sz w:val="22"/>
          <w:szCs w:val="22"/>
        </w:rPr>
      </w:pPr>
      <w:r w:rsidDel="00000000" w:rsidR="00000000" w:rsidRPr="00000000">
        <w:rPr>
          <w:rtl w:val="0"/>
        </w:rPr>
      </w:r>
    </w:p>
    <w:p w:rsidR="00000000" w:rsidDel="00000000" w:rsidP="00000000" w:rsidRDefault="00000000" w:rsidRPr="00000000" w14:paraId="000001CD">
      <w:pPr>
        <w:rPr>
          <w:rFonts w:ascii="q_5" w:cs="q_5" w:eastAsia="q_5" w:hAnsi="q_5"/>
          <w:b w:val="1"/>
          <w:bCs w:val="1"/>
        </w:rPr>
      </w:pPr>
      <w:r w:rsidDel="00000000" w:rsidR="00000000" w:rsidRPr="00000000">
        <w:rPr>
          <w:rFonts w:ascii="q_5" w:cs="q_5" w:eastAsia="q_5" w:hAnsi="q_5"/>
          <w:b w:val="1"/>
          <w:bCs w:val="1"/>
          <w:rtl w:val="0"/>
        </w:rPr>
        <w:t xml:space="preserve">3c. Tec</w:t>
      </w:r>
      <w:sdt>
        <w:sdtPr>
          <w:id w:val="1730179179"/>
          <w:tag w:val="goog_rdk_40"/>
        </w:sdtPr>
        <w:sdtContent>
          <w:commentRangeStart w:id="16"/>
        </w:sdtContent>
      </w:sdt>
      <w:r w:rsidDel="00000000" w:rsidR="00000000" w:rsidRPr="00000000">
        <w:rPr>
          <w:rFonts w:ascii="q_5" w:cs="q_5" w:eastAsia="q_5" w:hAnsi="q_5"/>
          <w:b w:val="1"/>
          <w:bCs w:val="1"/>
          <w:rtl w:val="0"/>
        </w:rPr>
        <w:t xml:space="preserve">hnical performance:</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1CE">
      <w:pPr>
        <w:ind w:left="708" w:firstLine="0"/>
        <w:rPr>
          <w:rFonts w:ascii="q_5" w:cs="q_5" w:eastAsia="q_5" w:hAnsi="q_5"/>
          <w:b w:val="1"/>
          <w:bCs w:val="1"/>
          <w:sz w:val="22"/>
          <w:szCs w:val="22"/>
        </w:rPr>
      </w:pPr>
      <w:r w:rsidDel="00000000" w:rsidR="00000000" w:rsidRPr="00000000">
        <w:rPr>
          <w:rFonts w:ascii="q_5" w:cs="q_5" w:eastAsia="q_5" w:hAnsi="q_5"/>
          <w:b w:val="1"/>
          <w:bCs w:val="1"/>
          <w:sz w:val="22"/>
          <w:szCs w:val="22"/>
          <w:rtl w:val="0"/>
        </w:rPr>
        <w:t xml:space="preserve">3c i. Uptime</w:t>
      </w:r>
    </w:p>
    <w:p w:rsidR="00000000" w:rsidDel="00000000" w:rsidP="00000000" w:rsidRDefault="00000000" w:rsidRPr="00000000" w14:paraId="000001CF">
      <w:pPr>
        <w:ind w:left="708" w:firstLine="0"/>
        <w:rPr>
          <w:rFonts w:ascii="q_5" w:cs="q_5" w:eastAsia="q_5" w:hAnsi="q_5"/>
          <w:sz w:val="22"/>
          <w:szCs w:val="22"/>
        </w:rPr>
      </w:pPr>
      <w:r w:rsidDel="00000000" w:rsidR="00000000" w:rsidRPr="00000000">
        <w:rPr>
          <w:rFonts w:ascii="q_5" w:cs="q_5" w:eastAsia="q_5" w:hAnsi="q_5"/>
          <w:sz w:val="22"/>
          <w:szCs w:val="22"/>
          <w:rtl w:val="0"/>
        </w:rPr>
        <w:t xml:space="preserve">Please state this in terms of percentage availability per month for a sample of indicative web pages and/or search functions over the past 12 months (e.g. search results, homepage, data record pages).</w:t>
      </w:r>
    </w:p>
    <w:p w:rsidR="00000000" w:rsidDel="00000000" w:rsidP="00000000" w:rsidRDefault="00000000" w:rsidRPr="00000000" w14:paraId="000001D0">
      <w:pPr>
        <w:ind w:left="708" w:firstLine="0"/>
        <w:rPr>
          <w:rFonts w:ascii="q_5" w:cs="q_5" w:eastAsia="q_5" w:hAnsi="q_5"/>
          <w:sz w:val="22"/>
          <w:szCs w:val="22"/>
        </w:rPr>
      </w:pPr>
      <w:r w:rsidDel="00000000" w:rsidR="00000000" w:rsidRPr="00000000">
        <w:rPr>
          <w:rtl w:val="0"/>
        </w:rPr>
      </w:r>
    </w:p>
    <w:p w:rsidR="00000000" w:rsidDel="00000000" w:rsidP="00000000" w:rsidRDefault="00000000" w:rsidRPr="00000000" w14:paraId="000001D1">
      <w:pPr>
        <w:ind w:left="708" w:firstLine="0"/>
        <w:rPr>
          <w:rFonts w:ascii="q_5" w:cs="q_5" w:eastAsia="q_5" w:hAnsi="q_5"/>
          <w:sz w:val="22"/>
          <w:szCs w:val="22"/>
        </w:rPr>
      </w:pPr>
      <w:r w:rsidDel="00000000" w:rsidR="00000000" w:rsidRPr="00000000">
        <w:rPr>
          <w:rFonts w:ascii="q_5" w:cs="q_5" w:eastAsia="q_5" w:hAnsi="q_5"/>
          <w:sz w:val="22"/>
          <w:szCs w:val="22"/>
          <w:rtl w:val="0"/>
        </w:rPr>
        <w:t xml:space="preserve">[Maximum 100 words]</w:t>
      </w:r>
    </w:p>
    <w:p w:rsidR="00000000" w:rsidDel="00000000" w:rsidP="00000000" w:rsidRDefault="00000000" w:rsidRPr="00000000" w14:paraId="000001D2">
      <w:pPr>
        <w:ind w:left="708" w:firstLine="0"/>
        <w:rPr>
          <w:rFonts w:ascii="q_5" w:cs="q_5" w:eastAsia="q_5" w:hAnsi="q_5"/>
          <w:sz w:val="22"/>
          <w:szCs w:val="22"/>
        </w:rPr>
      </w:pPr>
      <w:r w:rsidDel="00000000" w:rsidR="00000000" w:rsidRPr="00000000">
        <w:rPr>
          <w:rtl w:val="0"/>
        </w:rPr>
      </w:r>
    </w:p>
    <w:p w:rsidR="00000000" w:rsidDel="00000000" w:rsidP="00000000" w:rsidRDefault="00000000" w:rsidRPr="00000000" w14:paraId="000001D3">
      <w:pPr>
        <w:ind w:left="0" w:firstLine="0"/>
        <w:rPr>
          <w:rFonts w:ascii="q_5" w:cs="q_5" w:eastAsia="q_5" w:hAnsi="q_5"/>
          <w:sz w:val="22"/>
          <w:szCs w:val="22"/>
          <w:highlight w:val="yellow"/>
        </w:rPr>
      </w:pPr>
      <w:r w:rsidDel="00000000" w:rsidR="00000000" w:rsidRPr="00000000">
        <w:rPr>
          <w:rFonts w:ascii="q_5" w:cs="q_5" w:eastAsia="q_5" w:hAnsi="q_5"/>
          <w:sz w:val="22"/>
          <w:szCs w:val="22"/>
          <w:highlight w:val="yellow"/>
          <w:rtl w:val="0"/>
        </w:rPr>
        <w:t xml:space="preserve">propuesta:</w:t>
      </w:r>
    </w:p>
    <w:p w:rsidR="00000000" w:rsidDel="00000000" w:rsidP="00000000" w:rsidRDefault="00000000" w:rsidRPr="00000000" w14:paraId="000001D4">
      <w:pPr>
        <w:ind w:left="708" w:firstLine="0"/>
        <w:rPr>
          <w:rFonts w:ascii="q_5" w:cs="q_5" w:eastAsia="q_5" w:hAnsi="q_5"/>
          <w:sz w:val="22"/>
          <w:szCs w:val="22"/>
        </w:rPr>
      </w:pPr>
      <w:r w:rsidDel="00000000" w:rsidR="00000000" w:rsidRPr="00000000">
        <w:rPr>
          <w:rtl w:val="0"/>
        </w:rPr>
      </w:r>
    </w:p>
    <w:p w:rsidR="00000000" w:rsidDel="00000000" w:rsidP="00000000" w:rsidRDefault="00000000" w:rsidRPr="00000000" w14:paraId="000001D5">
      <w:pPr>
        <w:spacing w:after="240" w:lineRule="auto"/>
        <w:rPr>
          <w:rFonts w:ascii="q_5" w:cs="q_5" w:eastAsia="q_5" w:hAnsi="q_5"/>
          <w:sz w:val="22"/>
          <w:szCs w:val="22"/>
        </w:rPr>
      </w:pPr>
      <w:r w:rsidDel="00000000" w:rsidR="00000000" w:rsidRPr="00000000">
        <w:rPr>
          <w:rFonts w:ascii="q_5" w:cs="q_5" w:eastAsia="q_5" w:hAnsi="q_5"/>
          <w:sz w:val="22"/>
          <w:szCs w:val="22"/>
          <w:rtl w:val="0"/>
        </w:rPr>
        <w:t xml:space="preserve">RegulonDB maintained an average </w:t>
      </w:r>
      <w:r w:rsidDel="00000000" w:rsidR="00000000" w:rsidRPr="00000000">
        <w:rPr>
          <w:rFonts w:ascii="q_5" w:cs="q_5" w:eastAsia="q_5" w:hAnsi="q_5"/>
          <w:b w:val="1"/>
          <w:bCs w:val="1"/>
          <w:sz w:val="22"/>
          <w:szCs w:val="22"/>
          <w:rtl w:val="0"/>
        </w:rPr>
        <w:t xml:space="preserve">uptime of 99.6%</w:t>
      </w:r>
      <w:r w:rsidDel="00000000" w:rsidR="00000000" w:rsidRPr="00000000">
        <w:rPr>
          <w:rFonts w:ascii="q_5" w:cs="q_5" w:eastAsia="q_5" w:hAnsi="q_5"/>
          <w:sz w:val="22"/>
          <w:szCs w:val="22"/>
          <w:rtl w:val="0"/>
        </w:rPr>
        <w:t xml:space="preserve"> from January 1st to December 31th 2025, as monitored by </w:t>
      </w:r>
      <w:r w:rsidDel="00000000" w:rsidR="00000000" w:rsidRPr="00000000">
        <w:rPr>
          <w:rFonts w:ascii="q_5" w:cs="q_5" w:eastAsia="q_5" w:hAnsi="q_5"/>
          <w:b w:val="1"/>
          <w:bCs w:val="1"/>
          <w:sz w:val="22"/>
          <w:szCs w:val="22"/>
          <w:rtl w:val="0"/>
        </w:rPr>
        <w:t xml:space="preserve">UptimeRobot</w:t>
      </w:r>
      <w:r w:rsidDel="00000000" w:rsidR="00000000" w:rsidRPr="00000000">
        <w:rPr>
          <w:rFonts w:ascii="q_5" w:cs="q_5" w:eastAsia="q_5" w:hAnsi="q_5"/>
          <w:sz w:val="22"/>
          <w:szCs w:val="22"/>
          <w:rtl w:val="0"/>
        </w:rPr>
        <w:t xml:space="preserve">. Key monitored services include the homepage, full-text search, gene queries, and data record pages (e.g., genes, operons, promoters, transcription units). Automated checks every 5 minutes verify service availability. Downtime was minimal and mainly due to scheduled maintenance, communicated via the website and social media. Hosting is provided by the </w:t>
      </w:r>
      <w:r w:rsidDel="00000000" w:rsidR="00000000" w:rsidRPr="00000000">
        <w:rPr>
          <w:rFonts w:ascii="q_5" w:cs="q_5" w:eastAsia="q_5" w:hAnsi="q_5"/>
          <w:b w:val="1"/>
          <w:bCs w:val="1"/>
          <w:sz w:val="22"/>
          <w:szCs w:val="22"/>
          <w:rtl w:val="0"/>
        </w:rPr>
        <w:t xml:space="preserve">Centro de Ciencias Genómicas </w:t>
      </w:r>
      <w:r w:rsidDel="00000000" w:rsidR="00000000" w:rsidRPr="00000000">
        <w:rPr>
          <w:rFonts w:ascii="q_5" w:cs="q_5" w:eastAsia="q_5" w:hAnsi="q_5"/>
          <w:sz w:val="22"/>
          <w:szCs w:val="22"/>
          <w:rtl w:val="0"/>
        </w:rPr>
        <w:t xml:space="preserve">(UNAM), with technical support from the internal IT team. Daily backups and a redundant server infrastructure ensure data integrity, availability, and continuity of service.</w:t>
      </w:r>
    </w:p>
    <w:p w:rsidR="00000000" w:rsidDel="00000000" w:rsidP="00000000" w:rsidRDefault="00000000" w:rsidRPr="00000000" w14:paraId="000001D6">
      <w:pPr>
        <w:ind w:left="0" w:firstLine="0"/>
        <w:rPr>
          <w:rFonts w:ascii="q_5" w:cs="q_5" w:eastAsia="q_5" w:hAnsi="q_5"/>
          <w:sz w:val="22"/>
          <w:szCs w:val="22"/>
        </w:rPr>
      </w:pPr>
      <w:r w:rsidDel="00000000" w:rsidR="00000000" w:rsidRPr="00000000">
        <w:rPr>
          <w:rFonts w:ascii="q_5" w:cs="q_5" w:eastAsia="q_5" w:hAnsi="q_5"/>
          <w:sz w:val="22"/>
          <w:szCs w:val="22"/>
        </w:rPr>
        <w:drawing>
          <wp:inline distB="114300" distT="114300" distL="114300" distR="114300">
            <wp:extent cx="5612130" cy="3517900"/>
            <wp:effectExtent b="0" l="0" r="0" t="0"/>
            <wp:docPr id="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61213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ind w:left="0" w:firstLine="0"/>
        <w:rPr>
          <w:rFonts w:ascii="q_5" w:cs="q_5" w:eastAsia="q_5" w:hAnsi="q_5"/>
          <w:sz w:val="22"/>
          <w:szCs w:val="22"/>
        </w:rPr>
      </w:pPr>
      <w:r w:rsidDel="00000000" w:rsidR="00000000" w:rsidRPr="00000000">
        <w:rPr>
          <w:rtl w:val="0"/>
        </w:rPr>
      </w:r>
    </w:p>
    <w:p w:rsidR="00000000" w:rsidDel="00000000" w:rsidP="00000000" w:rsidRDefault="00000000" w:rsidRPr="00000000" w14:paraId="000001D8">
      <w:pPr>
        <w:ind w:left="708" w:firstLine="0"/>
        <w:rPr>
          <w:rFonts w:ascii="q_5" w:cs="q_5" w:eastAsia="q_5" w:hAnsi="q_5"/>
          <w:sz w:val="22"/>
          <w:szCs w:val="22"/>
        </w:rPr>
      </w:pPr>
      <w:r w:rsidDel="00000000" w:rsidR="00000000" w:rsidRPr="00000000">
        <w:rPr>
          <w:rtl w:val="0"/>
        </w:rPr>
      </w:r>
    </w:p>
    <w:p w:rsidR="00000000" w:rsidDel="00000000" w:rsidP="00000000" w:rsidRDefault="00000000" w:rsidRPr="00000000" w14:paraId="000001D9">
      <w:pPr>
        <w:ind w:left="708" w:firstLine="0"/>
        <w:rPr>
          <w:rFonts w:ascii="q_5" w:cs="q_5" w:eastAsia="q_5" w:hAnsi="q_5"/>
          <w:sz w:val="22"/>
          <w:szCs w:val="22"/>
        </w:rPr>
      </w:pPr>
      <w:r w:rsidDel="00000000" w:rsidR="00000000" w:rsidRPr="00000000">
        <w:rPr>
          <w:rtl w:val="0"/>
        </w:rPr>
      </w:r>
    </w:p>
    <w:p w:rsidR="00000000" w:rsidDel="00000000" w:rsidP="00000000" w:rsidRDefault="00000000" w:rsidRPr="00000000" w14:paraId="000001DA">
      <w:pPr>
        <w:ind w:left="708" w:firstLine="0"/>
        <w:rPr>
          <w:rFonts w:ascii="q_5" w:cs="q_5" w:eastAsia="q_5" w:hAnsi="q_5"/>
          <w:sz w:val="22"/>
          <w:szCs w:val="22"/>
        </w:rPr>
      </w:pPr>
      <w:r w:rsidDel="00000000" w:rsidR="00000000" w:rsidRPr="00000000">
        <w:rPr>
          <w:rtl w:val="0"/>
        </w:rPr>
      </w:r>
    </w:p>
    <w:p w:rsidR="00000000" w:rsidDel="00000000" w:rsidP="00000000" w:rsidRDefault="00000000" w:rsidRPr="00000000" w14:paraId="000001DB">
      <w:pPr>
        <w:ind w:left="708" w:firstLine="0"/>
        <w:rPr>
          <w:rFonts w:ascii="q_5" w:cs="q_5" w:eastAsia="q_5" w:hAnsi="q_5"/>
          <w:b w:val="1"/>
          <w:bCs w:val="1"/>
          <w:sz w:val="22"/>
          <w:szCs w:val="22"/>
        </w:rPr>
      </w:pPr>
      <w:r w:rsidDel="00000000" w:rsidR="00000000" w:rsidRPr="00000000">
        <w:rPr>
          <w:rFonts w:ascii="q_5" w:cs="q_5" w:eastAsia="q_5" w:hAnsi="q_5"/>
          <w:b w:val="1"/>
          <w:bCs w:val="1"/>
          <w:sz w:val="22"/>
          <w:szCs w:val="22"/>
          <w:rtl w:val="0"/>
        </w:rPr>
        <w:t xml:space="preserve">3c ii. Response times of key web pages</w:t>
      </w:r>
    </w:p>
    <w:p w:rsidR="00000000" w:rsidDel="00000000" w:rsidP="00000000" w:rsidRDefault="00000000" w:rsidRPr="00000000" w14:paraId="000001DC">
      <w:pPr>
        <w:ind w:left="708" w:firstLine="0"/>
        <w:rPr>
          <w:rFonts w:ascii="q_5" w:cs="q_5" w:eastAsia="q_5" w:hAnsi="q_5"/>
          <w:sz w:val="22"/>
          <w:szCs w:val="22"/>
        </w:rPr>
      </w:pPr>
      <w:r w:rsidDel="00000000" w:rsidR="00000000" w:rsidRPr="00000000">
        <w:rPr>
          <w:rFonts w:ascii="q_5" w:cs="q_5" w:eastAsia="q_5" w:hAnsi="q_5"/>
          <w:sz w:val="22"/>
          <w:szCs w:val="22"/>
          <w:rtl w:val="0"/>
        </w:rPr>
        <w:t xml:space="preserve">Please give response times for web pages that represent the typical web-base use case.</w:t>
      </w:r>
    </w:p>
    <w:p w:rsidR="00000000" w:rsidDel="00000000" w:rsidP="00000000" w:rsidRDefault="00000000" w:rsidRPr="00000000" w14:paraId="000001DD">
      <w:pPr>
        <w:ind w:left="708" w:firstLine="0"/>
        <w:rPr>
          <w:rFonts w:ascii="q_5" w:cs="q_5" w:eastAsia="q_5" w:hAnsi="q_5"/>
          <w:sz w:val="22"/>
          <w:szCs w:val="22"/>
        </w:rPr>
      </w:pPr>
      <w:r w:rsidDel="00000000" w:rsidR="00000000" w:rsidRPr="00000000">
        <w:rPr>
          <w:rFonts w:ascii="q_5" w:cs="q_5" w:eastAsia="q_5" w:hAnsi="q_5"/>
          <w:sz w:val="22"/>
          <w:szCs w:val="22"/>
          <w:rtl w:val="0"/>
        </w:rPr>
        <w:t xml:space="preserve">[Maximum 100 words]</w:t>
      </w:r>
    </w:p>
    <w:p w:rsidR="00000000" w:rsidDel="00000000" w:rsidP="00000000" w:rsidRDefault="00000000" w:rsidRPr="00000000" w14:paraId="000001DE">
      <w:pPr>
        <w:ind w:left="708" w:firstLine="0"/>
        <w:rPr>
          <w:rFonts w:ascii="q_5" w:cs="q_5" w:eastAsia="q_5" w:hAnsi="q_5"/>
          <w:sz w:val="22"/>
          <w:szCs w:val="22"/>
        </w:rPr>
      </w:pPr>
      <w:r w:rsidDel="00000000" w:rsidR="00000000" w:rsidRPr="00000000">
        <w:rPr>
          <w:rtl w:val="0"/>
        </w:rPr>
      </w:r>
    </w:p>
    <w:p w:rsidR="00000000" w:rsidDel="00000000" w:rsidP="00000000" w:rsidRDefault="00000000" w:rsidRPr="00000000" w14:paraId="000001DF">
      <w:pPr>
        <w:ind w:left="708" w:firstLine="0"/>
        <w:rPr>
          <w:rFonts w:ascii="q_5" w:cs="q_5" w:eastAsia="q_5" w:hAnsi="q_5"/>
          <w:sz w:val="22"/>
          <w:szCs w:val="22"/>
        </w:rPr>
      </w:pPr>
      <w:r w:rsidDel="00000000" w:rsidR="00000000" w:rsidRPr="00000000">
        <w:rPr>
          <w:rtl w:val="0"/>
        </w:rPr>
      </w:r>
    </w:p>
    <w:p w:rsidR="00000000" w:rsidDel="00000000" w:rsidP="00000000" w:rsidRDefault="00000000" w:rsidRPr="00000000" w14:paraId="000001E0">
      <w:pPr>
        <w:ind w:left="708" w:firstLine="0"/>
        <w:rPr>
          <w:rFonts w:ascii="q_5" w:cs="q_5" w:eastAsia="q_5" w:hAnsi="q_5"/>
          <w:sz w:val="22"/>
          <w:szCs w:val="22"/>
          <w:highlight w:val="yellow"/>
        </w:rPr>
      </w:pPr>
      <w:r w:rsidDel="00000000" w:rsidR="00000000" w:rsidRPr="00000000">
        <w:rPr>
          <w:rFonts w:ascii="q_5" w:cs="q_5" w:eastAsia="q_5" w:hAnsi="q_5"/>
          <w:sz w:val="22"/>
          <w:szCs w:val="22"/>
          <w:highlight w:val="yellow"/>
          <w:rtl w:val="0"/>
        </w:rPr>
        <w:t xml:space="preserve">[95 palabras]</w:t>
      </w:r>
    </w:p>
    <w:p w:rsidR="00000000" w:rsidDel="00000000" w:rsidP="00000000" w:rsidRDefault="00000000" w:rsidRPr="00000000" w14:paraId="000001E1">
      <w:pPr>
        <w:ind w:left="708" w:firstLine="0"/>
        <w:rPr>
          <w:rFonts w:ascii="q_5" w:cs="q_5" w:eastAsia="q_5" w:hAnsi="q_5"/>
          <w:sz w:val="22"/>
          <w:szCs w:val="22"/>
        </w:rPr>
      </w:pPr>
      <w:r w:rsidDel="00000000" w:rsidR="00000000" w:rsidRPr="00000000">
        <w:rPr>
          <w:rFonts w:ascii="q_5" w:cs="q_5" w:eastAsia="q_5" w:hAnsi="q_5"/>
          <w:sz w:val="22"/>
          <w:szCs w:val="22"/>
          <w:rtl w:val="0"/>
        </w:rPr>
        <w:t xml:space="preserve">Most web pages on RegulonDB load within 3000–4000 ms under normal conditions, including homepage access, search functions, and standard data record views. Some tools involving real-time processing may exhibit longer response times. For example, the Gensor Unit tool, which dynamically renders complex reaction graphs, may take over 6000 ms, and in the case of the most intricate visualizations, up to 15000 ms. These heavier processes are optimized continuously. Performance monitoring is in place to detect delays, and improvements are regularly deployed by the technical team to ensure responsiveness across typical and advanced use cases.</w:t>
      </w:r>
    </w:p>
    <w:p w:rsidR="00000000" w:rsidDel="00000000" w:rsidP="00000000" w:rsidRDefault="00000000" w:rsidRPr="00000000" w14:paraId="000001E2">
      <w:pPr>
        <w:ind w:left="708" w:firstLine="0"/>
        <w:rPr>
          <w:rFonts w:ascii="q_5" w:cs="q_5" w:eastAsia="q_5" w:hAnsi="q_5"/>
          <w:sz w:val="22"/>
          <w:szCs w:val="22"/>
        </w:rPr>
      </w:pPr>
      <w:r w:rsidDel="00000000" w:rsidR="00000000" w:rsidRPr="00000000">
        <w:rPr>
          <w:rtl w:val="0"/>
        </w:rPr>
      </w:r>
    </w:p>
    <w:p w:rsidR="00000000" w:rsidDel="00000000" w:rsidP="00000000" w:rsidRDefault="00000000" w:rsidRPr="00000000" w14:paraId="000001E3">
      <w:pPr>
        <w:ind w:left="708" w:firstLine="0"/>
        <w:jc w:val="both"/>
        <w:rPr>
          <w:rFonts w:ascii="q_5" w:cs="q_5" w:eastAsia="q_5" w:hAnsi="q_5"/>
          <w:sz w:val="22"/>
          <w:szCs w:val="22"/>
        </w:rPr>
      </w:pPr>
      <w:r w:rsidDel="00000000" w:rsidR="00000000" w:rsidRPr="00000000">
        <w:rPr>
          <w:rtl w:val="0"/>
        </w:rPr>
      </w:r>
    </w:p>
    <w:p w:rsidR="00000000" w:rsidDel="00000000" w:rsidP="00000000" w:rsidRDefault="00000000" w:rsidRPr="00000000" w14:paraId="000001E4">
      <w:pPr>
        <w:ind w:left="708" w:firstLine="0"/>
        <w:rPr>
          <w:rFonts w:ascii="q_5" w:cs="q_5" w:eastAsia="q_5" w:hAnsi="q_5"/>
          <w:sz w:val="22"/>
          <w:szCs w:val="22"/>
        </w:rPr>
      </w:pPr>
      <w:r w:rsidDel="00000000" w:rsidR="00000000" w:rsidRPr="00000000">
        <w:rPr>
          <w:rtl w:val="0"/>
        </w:rPr>
      </w:r>
    </w:p>
    <w:p w:rsidR="00000000" w:rsidDel="00000000" w:rsidP="00000000" w:rsidRDefault="00000000" w:rsidRPr="00000000" w14:paraId="000001E5">
      <w:pPr>
        <w:ind w:left="708" w:firstLine="0"/>
        <w:rPr>
          <w:rFonts w:ascii="q_5" w:cs="q_5" w:eastAsia="q_5" w:hAnsi="q_5"/>
          <w:b w:val="1"/>
          <w:bCs w:val="1"/>
          <w:sz w:val="22"/>
          <w:szCs w:val="22"/>
        </w:rPr>
      </w:pPr>
      <w:r w:rsidDel="00000000" w:rsidR="00000000" w:rsidRPr="00000000">
        <w:rPr>
          <w:rFonts w:ascii="q_5" w:cs="q_5" w:eastAsia="q_5" w:hAnsi="q_5"/>
          <w:b w:val="1"/>
          <w:bCs w:val="1"/>
          <w:sz w:val="22"/>
          <w:szCs w:val="22"/>
          <w:rtl w:val="0"/>
        </w:rPr>
        <w:t xml:space="preserve">3c iii. Back-up and disaster recovery</w:t>
      </w:r>
    </w:p>
    <w:p w:rsidR="00000000" w:rsidDel="00000000" w:rsidP="00000000" w:rsidRDefault="00000000" w:rsidRPr="00000000" w14:paraId="000001E6">
      <w:pPr>
        <w:ind w:left="708" w:firstLine="0"/>
        <w:rPr>
          <w:rFonts w:ascii="q_5" w:cs="q_5" w:eastAsia="q_5" w:hAnsi="q_5"/>
          <w:sz w:val="22"/>
          <w:szCs w:val="22"/>
        </w:rPr>
      </w:pPr>
      <w:r w:rsidDel="00000000" w:rsidR="00000000" w:rsidRPr="00000000">
        <w:rPr>
          <w:rFonts w:ascii="q_5" w:cs="q_5" w:eastAsia="q_5" w:hAnsi="q_5"/>
          <w:sz w:val="22"/>
          <w:szCs w:val="22"/>
          <w:rtl w:val="0"/>
        </w:rPr>
        <w:t xml:space="preserve">Please describe the strategy for ensuring adequate back-up for the data housed within the biodata resource. Is a disaster recovery plan in place and adequately disseminated to multiple relevant staff? Is a Failover system in place?</w:t>
      </w:r>
    </w:p>
    <w:p w:rsidR="00000000" w:rsidDel="00000000" w:rsidP="00000000" w:rsidRDefault="00000000" w:rsidRPr="00000000" w14:paraId="000001E7">
      <w:pPr>
        <w:ind w:left="708" w:firstLine="0"/>
        <w:rPr>
          <w:rFonts w:ascii="q_5" w:cs="q_5" w:eastAsia="q_5" w:hAnsi="q_5"/>
          <w:sz w:val="22"/>
          <w:szCs w:val="22"/>
        </w:rPr>
      </w:pPr>
      <w:r w:rsidDel="00000000" w:rsidR="00000000" w:rsidRPr="00000000">
        <w:rPr>
          <w:rFonts w:ascii="q_5" w:cs="q_5" w:eastAsia="q_5" w:hAnsi="q_5"/>
          <w:sz w:val="22"/>
          <w:szCs w:val="22"/>
          <w:rtl w:val="0"/>
        </w:rPr>
        <w:t xml:space="preserve">[Maximum 100 words]</w:t>
      </w:r>
    </w:p>
    <w:p w:rsidR="00000000" w:rsidDel="00000000" w:rsidP="00000000" w:rsidRDefault="00000000" w:rsidRPr="00000000" w14:paraId="000001E8">
      <w:pPr>
        <w:ind w:left="708" w:firstLine="0"/>
        <w:rPr>
          <w:rFonts w:ascii="q_5" w:cs="q_5" w:eastAsia="q_5" w:hAnsi="q_5"/>
          <w:sz w:val="22"/>
          <w:szCs w:val="22"/>
        </w:rPr>
      </w:pPr>
      <w:r w:rsidDel="00000000" w:rsidR="00000000" w:rsidRPr="00000000">
        <w:rPr>
          <w:rtl w:val="0"/>
        </w:rPr>
      </w:r>
    </w:p>
    <w:p w:rsidR="00000000" w:rsidDel="00000000" w:rsidP="00000000" w:rsidRDefault="00000000" w:rsidRPr="00000000" w14:paraId="000001E9">
      <w:pPr>
        <w:ind w:left="708" w:firstLine="0"/>
        <w:rPr>
          <w:rFonts w:ascii="q_5" w:cs="q_5" w:eastAsia="q_5" w:hAnsi="q_5"/>
          <w:sz w:val="22"/>
          <w:szCs w:val="22"/>
        </w:rPr>
      </w:pPr>
      <w:r w:rsidDel="00000000" w:rsidR="00000000" w:rsidRPr="00000000">
        <w:rPr>
          <w:rtl w:val="0"/>
        </w:rPr>
      </w:r>
    </w:p>
    <w:p w:rsidR="00000000" w:rsidDel="00000000" w:rsidP="00000000" w:rsidRDefault="00000000" w:rsidRPr="00000000" w14:paraId="000001EA">
      <w:pPr>
        <w:ind w:left="708" w:firstLine="0"/>
        <w:rPr>
          <w:rFonts w:ascii="q_5" w:cs="q_5" w:eastAsia="q_5" w:hAnsi="q_5"/>
          <w:sz w:val="22"/>
          <w:szCs w:val="22"/>
          <w:highlight w:val="yellow"/>
        </w:rPr>
      </w:pPr>
      <w:r w:rsidDel="00000000" w:rsidR="00000000" w:rsidRPr="00000000">
        <w:rPr>
          <w:rFonts w:ascii="q_5" w:cs="q_5" w:eastAsia="q_5" w:hAnsi="q_5"/>
          <w:sz w:val="22"/>
          <w:szCs w:val="22"/>
          <w:highlight w:val="yellow"/>
          <w:rtl w:val="0"/>
        </w:rPr>
        <w:t xml:space="preserve">[propuesta]</w:t>
      </w:r>
    </w:p>
    <w:p w:rsidR="00000000" w:rsidDel="00000000" w:rsidP="00000000" w:rsidRDefault="00000000" w:rsidRPr="00000000" w14:paraId="000001EB">
      <w:pPr>
        <w:ind w:left="708" w:firstLine="0"/>
        <w:rPr>
          <w:rFonts w:ascii="q_5" w:cs="q_5" w:eastAsia="q_5" w:hAnsi="q_5"/>
          <w:sz w:val="22"/>
          <w:szCs w:val="22"/>
        </w:rPr>
      </w:pPr>
      <w:r w:rsidDel="00000000" w:rsidR="00000000" w:rsidRPr="00000000">
        <w:rPr>
          <w:rFonts w:ascii="q_5" w:cs="q_5" w:eastAsia="q_5" w:hAnsi="q_5"/>
          <w:sz w:val="22"/>
          <w:szCs w:val="22"/>
          <w:rtl w:val="0"/>
        </w:rPr>
        <w:t xml:space="preserve">RegulonDB synchronizes curated data with EcoCyc and stores both shared and exclusive local data (e.g., high-throughput data, weight matrices, evidences) in versioned formats on institutional Google Drive. Each release (3–4 per year) integrates shared and local data, tools, and dumps into a Docker image. Software is version-controlled using Git and GitHub. All releases are archived and reproducible. A mirror site, hosted at LIIGH-UNAM, ensures service continuity. This infrastructure, combined with documentation and access for multiple team members, provides a robust disaster recovery strategy, regular backups, and a failover system to maintain uninterrupted access to the resource.</w:t>
      </w:r>
    </w:p>
    <w:p w:rsidR="00000000" w:rsidDel="00000000" w:rsidP="00000000" w:rsidRDefault="00000000" w:rsidRPr="00000000" w14:paraId="000001EC">
      <w:pPr>
        <w:ind w:left="708" w:firstLine="0"/>
        <w:rPr>
          <w:rFonts w:ascii="q_5" w:cs="q_5" w:eastAsia="q_5" w:hAnsi="q_5"/>
          <w:sz w:val="22"/>
          <w:szCs w:val="22"/>
        </w:rPr>
      </w:pPr>
      <w:r w:rsidDel="00000000" w:rsidR="00000000" w:rsidRPr="00000000">
        <w:rPr>
          <w:rtl w:val="0"/>
        </w:rPr>
      </w:r>
    </w:p>
    <w:p w:rsidR="00000000" w:rsidDel="00000000" w:rsidP="00000000" w:rsidRDefault="00000000" w:rsidRPr="00000000" w14:paraId="000001ED">
      <w:pPr>
        <w:ind w:left="708" w:firstLine="0"/>
        <w:rPr>
          <w:rFonts w:ascii="q_5" w:cs="q_5" w:eastAsia="q_5" w:hAnsi="q_5"/>
          <w:sz w:val="22"/>
          <w:szCs w:val="22"/>
        </w:rPr>
      </w:pPr>
      <w:r w:rsidDel="00000000" w:rsidR="00000000" w:rsidRPr="00000000">
        <w:rPr>
          <w:rtl w:val="0"/>
        </w:rPr>
      </w:r>
    </w:p>
    <w:p w:rsidR="00000000" w:rsidDel="00000000" w:rsidP="00000000" w:rsidRDefault="00000000" w:rsidRPr="00000000" w14:paraId="000001EE">
      <w:pPr>
        <w:rPr>
          <w:rFonts w:ascii="q_5" w:cs="q_5" w:eastAsia="q_5" w:hAnsi="q_5"/>
          <w:sz w:val="22"/>
          <w:szCs w:val="22"/>
        </w:rPr>
      </w:pPr>
      <w:r w:rsidDel="00000000" w:rsidR="00000000" w:rsidRPr="00000000">
        <w:rPr>
          <w:rtl w:val="0"/>
        </w:rPr>
      </w:r>
    </w:p>
    <w:p w:rsidR="00000000" w:rsidDel="00000000" w:rsidP="00000000" w:rsidRDefault="00000000" w:rsidRPr="00000000" w14:paraId="000001EF">
      <w:pPr>
        <w:rPr>
          <w:rFonts w:ascii="q_5" w:cs="q_5" w:eastAsia="q_5" w:hAnsi="q_5"/>
          <w:b w:val="1"/>
          <w:bCs w:val="1"/>
        </w:rPr>
      </w:pPr>
      <w:r w:rsidDel="00000000" w:rsidR="00000000" w:rsidRPr="00000000">
        <w:rPr>
          <w:rFonts w:ascii="q_5" w:cs="q_5" w:eastAsia="q_5" w:hAnsi="q_5"/>
          <w:b w:val="1"/>
          <w:bCs w:val="1"/>
          <w:rtl w:val="0"/>
        </w:rPr>
        <w:t xml:space="preserve">3d. Use o</w:t>
      </w:r>
      <w:sdt>
        <w:sdtPr>
          <w:id w:val="-481967912"/>
          <w:tag w:val="goog_rdk_41"/>
        </w:sdtPr>
        <w:sdtContent>
          <w:commentRangeStart w:id="17"/>
        </w:sdtContent>
      </w:sdt>
      <w:r w:rsidDel="00000000" w:rsidR="00000000" w:rsidRPr="00000000">
        <w:rPr>
          <w:rFonts w:ascii="q_5" w:cs="q_5" w:eastAsia="q_5" w:hAnsi="q_5"/>
          <w:b w:val="1"/>
          <w:bCs w:val="1"/>
          <w:rtl w:val="0"/>
        </w:rPr>
        <w:t xml:space="preserve">f standards</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1F0">
      <w:pPr>
        <w:rPr>
          <w:rFonts w:ascii="q_5" w:cs="q_5" w:eastAsia="q_5" w:hAnsi="q_5"/>
          <w:sz w:val="22"/>
          <w:szCs w:val="22"/>
        </w:rPr>
      </w:pPr>
      <w:r w:rsidDel="00000000" w:rsidR="00000000" w:rsidRPr="00000000">
        <w:rPr>
          <w:rFonts w:ascii="q_5" w:cs="q_5" w:eastAsia="q_5" w:hAnsi="q_5"/>
          <w:sz w:val="22"/>
          <w:szCs w:val="22"/>
          <w:rtl w:val="0"/>
        </w:rPr>
        <w:t xml:space="preserve">Please list community interoperability standards, ontologies and/or controlled vocabularies used for metadata and data housed in the biodata resource and/or requested as part of a data submission protocol.</w:t>
      </w:r>
    </w:p>
    <w:p w:rsidR="00000000" w:rsidDel="00000000" w:rsidP="00000000" w:rsidRDefault="00000000" w:rsidRPr="00000000" w14:paraId="000001F1">
      <w:pPr>
        <w:rPr>
          <w:rFonts w:ascii="q_5" w:cs="q_5" w:eastAsia="q_5" w:hAnsi="q_5"/>
          <w:sz w:val="22"/>
          <w:szCs w:val="22"/>
        </w:rPr>
      </w:pPr>
      <w:r w:rsidDel="00000000" w:rsidR="00000000" w:rsidRPr="00000000">
        <w:rPr>
          <w:rtl w:val="0"/>
        </w:rPr>
      </w:r>
    </w:p>
    <w:p w:rsidR="00000000" w:rsidDel="00000000" w:rsidP="00000000" w:rsidRDefault="00000000" w:rsidRPr="00000000" w14:paraId="000001F2">
      <w:pPr>
        <w:rPr>
          <w:rFonts w:ascii="q_5" w:cs="q_5" w:eastAsia="q_5" w:hAnsi="q_5"/>
          <w:sz w:val="22"/>
          <w:szCs w:val="22"/>
        </w:rPr>
      </w:pPr>
      <w:r w:rsidDel="00000000" w:rsidR="00000000" w:rsidRPr="00000000">
        <w:rPr>
          <w:rFonts w:ascii="q_5" w:cs="q_5" w:eastAsia="q_5" w:hAnsi="q_5"/>
          <w:sz w:val="22"/>
          <w:szCs w:val="22"/>
          <w:rtl w:val="0"/>
        </w:rPr>
        <w:t xml:space="preserve">Examples might include MIAPPE, INSDC features, GA4GH standards, Darwin Core, JATS, OBO foundry ontologies, Taxon, Geographic information - Metadata, EML - Ecological Metadata Language, or similar.</w:t>
      </w:r>
    </w:p>
    <w:p w:rsidR="00000000" w:rsidDel="00000000" w:rsidP="00000000" w:rsidRDefault="00000000" w:rsidRPr="00000000" w14:paraId="000001F3">
      <w:pPr>
        <w:rPr>
          <w:rFonts w:ascii="q_5" w:cs="q_5" w:eastAsia="q_5" w:hAnsi="q_5"/>
          <w:sz w:val="22"/>
          <w:szCs w:val="22"/>
        </w:rPr>
      </w:pPr>
      <w:r w:rsidDel="00000000" w:rsidR="00000000" w:rsidRPr="00000000">
        <w:rPr>
          <w:rtl w:val="0"/>
        </w:rPr>
      </w:r>
    </w:p>
    <w:p w:rsidR="00000000" w:rsidDel="00000000" w:rsidP="00000000" w:rsidRDefault="00000000" w:rsidRPr="00000000" w14:paraId="000001F4">
      <w:pPr>
        <w:rPr>
          <w:rFonts w:ascii="q_5" w:cs="q_5" w:eastAsia="q_5" w:hAnsi="q_5"/>
          <w:sz w:val="22"/>
          <w:szCs w:val="22"/>
        </w:rPr>
      </w:pPr>
      <w:r w:rsidDel="00000000" w:rsidR="00000000" w:rsidRPr="00000000">
        <w:rPr>
          <w:rFonts w:ascii="q_5" w:cs="q_5" w:eastAsia="q_5" w:hAnsi="q_5"/>
          <w:sz w:val="22"/>
          <w:szCs w:val="22"/>
          <w:rtl w:val="0"/>
        </w:rPr>
        <w:t xml:space="preserve">Provide a link to documentation describing the implementation of these standards in the biodata resource.</w:t>
      </w:r>
    </w:p>
    <w:p w:rsidR="00000000" w:rsidDel="00000000" w:rsidP="00000000" w:rsidRDefault="00000000" w:rsidRPr="00000000" w14:paraId="000001F5">
      <w:pPr>
        <w:rPr>
          <w:rFonts w:ascii="q_5" w:cs="q_5" w:eastAsia="q_5" w:hAnsi="q_5"/>
          <w:sz w:val="22"/>
          <w:szCs w:val="22"/>
        </w:rPr>
      </w:pPr>
      <w:r w:rsidDel="00000000" w:rsidR="00000000" w:rsidRPr="00000000">
        <w:rPr>
          <w:rFonts w:ascii="q_5" w:cs="q_5" w:eastAsia="q_5" w:hAnsi="q_5"/>
          <w:sz w:val="22"/>
          <w:szCs w:val="22"/>
          <w:rtl w:val="0"/>
        </w:rPr>
        <w:t xml:space="preserve">[Maximum 200 words]</w:t>
      </w:r>
    </w:p>
    <w:p w:rsidR="00000000" w:rsidDel="00000000" w:rsidP="00000000" w:rsidRDefault="00000000" w:rsidRPr="00000000" w14:paraId="000001F6">
      <w:pPr>
        <w:rPr>
          <w:rFonts w:ascii="q_5" w:cs="q_5" w:eastAsia="q_5" w:hAnsi="q_5"/>
          <w:sz w:val="22"/>
          <w:szCs w:val="22"/>
        </w:rPr>
      </w:pPr>
      <w:r w:rsidDel="00000000" w:rsidR="00000000" w:rsidRPr="00000000">
        <w:rPr>
          <w:rtl w:val="0"/>
        </w:rPr>
      </w:r>
    </w:p>
    <w:p w:rsidR="00000000" w:rsidDel="00000000" w:rsidP="00000000" w:rsidRDefault="00000000" w:rsidRPr="00000000" w14:paraId="000001F7">
      <w:pPr>
        <w:rPr>
          <w:rFonts w:ascii="q_5" w:cs="q_5" w:eastAsia="q_5" w:hAnsi="q_5"/>
          <w:sz w:val="22"/>
          <w:szCs w:val="22"/>
          <w:highlight w:val="yellow"/>
        </w:rPr>
      </w:pPr>
      <w:r w:rsidDel="00000000" w:rsidR="00000000" w:rsidRPr="00000000">
        <w:rPr>
          <w:rFonts w:ascii="q_5" w:cs="q_5" w:eastAsia="q_5" w:hAnsi="q_5"/>
          <w:sz w:val="22"/>
          <w:szCs w:val="22"/>
          <w:highlight w:val="yellow"/>
          <w:rtl w:val="0"/>
        </w:rPr>
        <w:t xml:space="preserve">[propuesta]</w:t>
      </w:r>
      <w:r w:rsidDel="00000000" w:rsidR="00000000" w:rsidRPr="00000000">
        <w:rPr>
          <w:rtl w:val="0"/>
        </w:rPr>
      </w:r>
    </w:p>
    <w:p w:rsidR="00000000" w:rsidDel="00000000" w:rsidP="00000000" w:rsidRDefault="00000000" w:rsidRPr="00000000" w14:paraId="000001F8">
      <w:pPr>
        <w:spacing w:after="240" w:lineRule="auto"/>
        <w:rPr>
          <w:rFonts w:ascii="q_5" w:cs="q_5" w:eastAsia="q_5" w:hAnsi="q_5"/>
          <w:sz w:val="22"/>
          <w:szCs w:val="22"/>
        </w:rPr>
      </w:pPr>
      <w:r w:rsidDel="00000000" w:rsidR="00000000" w:rsidRPr="00000000">
        <w:rPr>
          <w:rFonts w:ascii="q_5" w:cs="q_5" w:eastAsia="q_5" w:hAnsi="q_5"/>
          <w:sz w:val="22"/>
          <w:szCs w:val="22"/>
          <w:rtl w:val="0"/>
        </w:rPr>
        <w:t xml:space="preserve">RegulonDB adopts multiple community standards and ontologies to ensure data interoperability and semantic precision. Functional annotations use </w:t>
      </w:r>
      <w:r w:rsidDel="00000000" w:rsidR="00000000" w:rsidRPr="00000000">
        <w:rPr>
          <w:rFonts w:ascii="q_5" w:cs="q_5" w:eastAsia="q_5" w:hAnsi="q_5"/>
          <w:b w:val="1"/>
          <w:bCs w:val="1"/>
          <w:sz w:val="22"/>
          <w:szCs w:val="22"/>
          <w:rtl w:val="0"/>
        </w:rPr>
        <w:t xml:space="preserve">Gene Ontology (GO)</w:t>
      </w:r>
      <w:r w:rsidDel="00000000" w:rsidR="00000000" w:rsidRPr="00000000">
        <w:rPr>
          <w:rFonts w:ascii="q_5" w:cs="q_5" w:eastAsia="q_5" w:hAnsi="q_5"/>
          <w:sz w:val="22"/>
          <w:szCs w:val="22"/>
          <w:rtl w:val="0"/>
        </w:rPr>
        <w:t xml:space="preserve"> to describe molecular function, biological processes, and cellular components of gene products. Each curated object is associated with evidence classified under the </w:t>
      </w:r>
      <w:r w:rsidDel="00000000" w:rsidR="00000000" w:rsidRPr="00000000">
        <w:rPr>
          <w:rFonts w:ascii="q_5" w:cs="q_5" w:eastAsia="q_5" w:hAnsi="q_5"/>
          <w:b w:val="1"/>
          <w:bCs w:val="1"/>
          <w:sz w:val="22"/>
          <w:szCs w:val="22"/>
          <w:rtl w:val="0"/>
        </w:rPr>
        <w:t xml:space="preserve">Evidence Code Ontology (ECO)</w:t>
      </w:r>
      <w:r w:rsidDel="00000000" w:rsidR="00000000" w:rsidRPr="00000000">
        <w:rPr>
          <w:rFonts w:ascii="q_5" w:cs="q_5" w:eastAsia="q_5" w:hAnsi="q_5"/>
          <w:sz w:val="22"/>
          <w:szCs w:val="22"/>
          <w:rtl w:val="0"/>
        </w:rPr>
        <w:t xml:space="preserve">, supporting confidence levels and traceability. Experimental datasets incorporate the </w:t>
      </w:r>
      <w:r w:rsidDel="00000000" w:rsidR="00000000" w:rsidRPr="00000000">
        <w:rPr>
          <w:rFonts w:ascii="q_5" w:cs="q_5" w:eastAsia="q_5" w:hAnsi="q_5"/>
          <w:b w:val="1"/>
          <w:bCs w:val="1"/>
          <w:sz w:val="22"/>
          <w:szCs w:val="22"/>
          <w:rtl w:val="0"/>
        </w:rPr>
        <w:t xml:space="preserve">Microbial Conditions Ontology (MCO)</w:t>
      </w:r>
      <w:r w:rsidDel="00000000" w:rsidR="00000000" w:rsidRPr="00000000">
        <w:rPr>
          <w:rFonts w:ascii="q_5" w:cs="q_5" w:eastAsia="q_5" w:hAnsi="q_5"/>
          <w:sz w:val="22"/>
          <w:szCs w:val="22"/>
          <w:rtl w:val="0"/>
        </w:rPr>
        <w:t xml:space="preserve"> for structured metadata on strains, growth media, supplements, aeration, and temperature.</w:t>
      </w:r>
    </w:p>
    <w:p w:rsidR="00000000" w:rsidDel="00000000" w:rsidP="00000000" w:rsidRDefault="00000000" w:rsidRPr="00000000" w14:paraId="000001F9">
      <w:pPr>
        <w:spacing w:after="240" w:before="240" w:lineRule="auto"/>
        <w:rPr>
          <w:rFonts w:ascii="q_5" w:cs="q_5" w:eastAsia="q_5" w:hAnsi="q_5"/>
          <w:sz w:val="22"/>
          <w:szCs w:val="22"/>
        </w:rPr>
      </w:pPr>
      <w:r w:rsidDel="00000000" w:rsidR="00000000" w:rsidRPr="00000000">
        <w:rPr>
          <w:rFonts w:ascii="q_5" w:cs="q_5" w:eastAsia="q_5" w:hAnsi="q_5"/>
          <w:sz w:val="22"/>
          <w:szCs w:val="22"/>
          <w:rtl w:val="0"/>
        </w:rPr>
        <w:t xml:space="preserve">RegulonDB uses standard formats for sequence representation (</w:t>
      </w:r>
      <w:r w:rsidDel="00000000" w:rsidR="00000000" w:rsidRPr="00000000">
        <w:rPr>
          <w:rFonts w:ascii="q_5" w:cs="q_5" w:eastAsia="q_5" w:hAnsi="q_5"/>
          <w:b w:val="1"/>
          <w:bCs w:val="1"/>
          <w:sz w:val="22"/>
          <w:szCs w:val="22"/>
          <w:rtl w:val="0"/>
        </w:rPr>
        <w:t xml:space="preserve">FASTA</w:t>
      </w:r>
      <w:r w:rsidDel="00000000" w:rsidR="00000000" w:rsidRPr="00000000">
        <w:rPr>
          <w:rFonts w:ascii="q_5" w:cs="q_5" w:eastAsia="q_5" w:hAnsi="q_5"/>
          <w:sz w:val="22"/>
          <w:szCs w:val="22"/>
          <w:rtl w:val="0"/>
        </w:rPr>
        <w:t xml:space="preserve">, </w:t>
      </w:r>
      <w:r w:rsidDel="00000000" w:rsidR="00000000" w:rsidRPr="00000000">
        <w:rPr>
          <w:rFonts w:ascii="q_5" w:cs="q_5" w:eastAsia="q_5" w:hAnsi="q_5"/>
          <w:b w:val="1"/>
          <w:bCs w:val="1"/>
          <w:sz w:val="22"/>
          <w:szCs w:val="22"/>
          <w:rtl w:val="0"/>
        </w:rPr>
        <w:t xml:space="preserve">GenBank</w:t>
      </w:r>
      <w:r w:rsidDel="00000000" w:rsidR="00000000" w:rsidRPr="00000000">
        <w:rPr>
          <w:rFonts w:ascii="q_5" w:cs="q_5" w:eastAsia="q_5" w:hAnsi="q_5"/>
          <w:sz w:val="22"/>
          <w:szCs w:val="22"/>
          <w:rtl w:val="0"/>
        </w:rPr>
        <w:t xml:space="preserve">) and structured tabular downloads (</w:t>
      </w:r>
      <w:r w:rsidDel="00000000" w:rsidR="00000000" w:rsidRPr="00000000">
        <w:rPr>
          <w:rFonts w:ascii="q_5" w:cs="q_5" w:eastAsia="q_5" w:hAnsi="q_5"/>
          <w:b w:val="1"/>
          <w:bCs w:val="1"/>
          <w:sz w:val="22"/>
          <w:szCs w:val="22"/>
          <w:rtl w:val="0"/>
        </w:rPr>
        <w:t xml:space="preserve">CSV</w:t>
      </w:r>
      <w:r w:rsidDel="00000000" w:rsidR="00000000" w:rsidRPr="00000000">
        <w:rPr>
          <w:rFonts w:ascii="q_5" w:cs="q_5" w:eastAsia="q_5" w:hAnsi="q_5"/>
          <w:sz w:val="22"/>
          <w:szCs w:val="22"/>
          <w:rtl w:val="0"/>
        </w:rPr>
        <w:t xml:space="preserve">, </w:t>
      </w:r>
      <w:r w:rsidDel="00000000" w:rsidR="00000000" w:rsidRPr="00000000">
        <w:rPr>
          <w:rFonts w:ascii="q_5" w:cs="q_5" w:eastAsia="q_5" w:hAnsi="q_5"/>
          <w:b w:val="1"/>
          <w:bCs w:val="1"/>
          <w:sz w:val="22"/>
          <w:szCs w:val="22"/>
          <w:rtl w:val="0"/>
        </w:rPr>
        <w:t xml:space="preserve">TSV</w:t>
      </w:r>
      <w:r w:rsidDel="00000000" w:rsidR="00000000" w:rsidRPr="00000000">
        <w:rPr>
          <w:rFonts w:ascii="q_5" w:cs="q_5" w:eastAsia="q_5" w:hAnsi="q_5"/>
          <w:sz w:val="22"/>
          <w:szCs w:val="22"/>
          <w:rtl w:val="0"/>
        </w:rPr>
        <w:t xml:space="preserve">). Objects are cross-referenced with external identifiers from </w:t>
      </w:r>
      <w:r w:rsidDel="00000000" w:rsidR="00000000" w:rsidRPr="00000000">
        <w:rPr>
          <w:rFonts w:ascii="q_5" w:cs="q_5" w:eastAsia="q_5" w:hAnsi="q_5"/>
          <w:b w:val="1"/>
          <w:bCs w:val="1"/>
          <w:sz w:val="22"/>
          <w:szCs w:val="22"/>
          <w:rtl w:val="0"/>
        </w:rPr>
        <w:t xml:space="preserve">UniProt</w:t>
      </w:r>
      <w:r w:rsidDel="00000000" w:rsidR="00000000" w:rsidRPr="00000000">
        <w:rPr>
          <w:rFonts w:ascii="q_5" w:cs="q_5" w:eastAsia="q_5" w:hAnsi="q_5"/>
          <w:sz w:val="22"/>
          <w:szCs w:val="22"/>
          <w:rtl w:val="0"/>
        </w:rPr>
        <w:t xml:space="preserve">, </w:t>
      </w:r>
      <w:r w:rsidDel="00000000" w:rsidR="00000000" w:rsidRPr="00000000">
        <w:rPr>
          <w:rFonts w:ascii="q_5" w:cs="q_5" w:eastAsia="q_5" w:hAnsi="q_5"/>
          <w:b w:val="1"/>
          <w:bCs w:val="1"/>
          <w:sz w:val="22"/>
          <w:szCs w:val="22"/>
          <w:rtl w:val="0"/>
        </w:rPr>
        <w:t xml:space="preserve">RefSeq</w:t>
      </w:r>
      <w:r w:rsidDel="00000000" w:rsidR="00000000" w:rsidRPr="00000000">
        <w:rPr>
          <w:rFonts w:ascii="q_5" w:cs="q_5" w:eastAsia="q_5" w:hAnsi="q_5"/>
          <w:sz w:val="22"/>
          <w:szCs w:val="22"/>
          <w:rtl w:val="0"/>
        </w:rPr>
        <w:t xml:space="preserve">, </w:t>
      </w:r>
      <w:r w:rsidDel="00000000" w:rsidR="00000000" w:rsidRPr="00000000">
        <w:rPr>
          <w:rFonts w:ascii="q_5" w:cs="q_5" w:eastAsia="q_5" w:hAnsi="q_5"/>
          <w:b w:val="1"/>
          <w:bCs w:val="1"/>
          <w:sz w:val="22"/>
          <w:szCs w:val="22"/>
          <w:rtl w:val="0"/>
        </w:rPr>
        <w:t xml:space="preserve">EcoCyc</w:t>
      </w:r>
      <w:r w:rsidDel="00000000" w:rsidR="00000000" w:rsidRPr="00000000">
        <w:rPr>
          <w:rFonts w:ascii="q_5" w:cs="q_5" w:eastAsia="q_5" w:hAnsi="q_5"/>
          <w:sz w:val="22"/>
          <w:szCs w:val="22"/>
          <w:rtl w:val="0"/>
        </w:rPr>
        <w:t xml:space="preserve">, </w:t>
      </w:r>
      <w:r w:rsidDel="00000000" w:rsidR="00000000" w:rsidRPr="00000000">
        <w:rPr>
          <w:rFonts w:ascii="q_5" w:cs="q_5" w:eastAsia="q_5" w:hAnsi="q_5"/>
          <w:b w:val="1"/>
          <w:bCs w:val="1"/>
          <w:sz w:val="22"/>
          <w:szCs w:val="22"/>
          <w:rtl w:val="0"/>
        </w:rPr>
        <w:t xml:space="preserve">InterPro and PubMed</w:t>
      </w:r>
      <w:r w:rsidDel="00000000" w:rsidR="00000000" w:rsidRPr="00000000">
        <w:rPr>
          <w:rFonts w:ascii="q_5" w:cs="q_5" w:eastAsia="q_5" w:hAnsi="q_5"/>
          <w:sz w:val="22"/>
          <w:szCs w:val="22"/>
          <w:rtl w:val="0"/>
        </w:rPr>
        <w:t xml:space="preserve">, facilitating integration with other resources. Regulatory interactions, transcription units, and gene networks can be explored through </w:t>
      </w:r>
      <w:r w:rsidDel="00000000" w:rsidR="00000000" w:rsidRPr="00000000">
        <w:rPr>
          <w:rFonts w:ascii="q_5" w:cs="q_5" w:eastAsia="q_5" w:hAnsi="q_5"/>
          <w:b w:val="1"/>
          <w:bCs w:val="1"/>
          <w:sz w:val="22"/>
          <w:szCs w:val="22"/>
          <w:rtl w:val="0"/>
        </w:rPr>
        <w:t xml:space="preserve">Cytoscape-compatible</w:t>
      </w:r>
      <w:r w:rsidDel="00000000" w:rsidR="00000000" w:rsidRPr="00000000">
        <w:rPr>
          <w:rFonts w:ascii="q_5" w:cs="q_5" w:eastAsia="q_5" w:hAnsi="q_5"/>
          <w:sz w:val="22"/>
          <w:szCs w:val="22"/>
          <w:rtl w:val="0"/>
        </w:rPr>
        <w:t xml:space="preserve"> visualizations or downloaded for reuse.</w:t>
      </w:r>
    </w:p>
    <w:p w:rsidR="00000000" w:rsidDel="00000000" w:rsidP="00000000" w:rsidRDefault="00000000" w:rsidRPr="00000000" w14:paraId="000001FA">
      <w:pPr>
        <w:spacing w:after="240" w:before="240" w:lineRule="auto"/>
        <w:rPr>
          <w:rFonts w:ascii="q_5" w:cs="q_5" w:eastAsia="q_5" w:hAnsi="q_5"/>
          <w:sz w:val="22"/>
          <w:szCs w:val="22"/>
        </w:rPr>
      </w:pPr>
      <w:r w:rsidDel="00000000" w:rsidR="00000000" w:rsidRPr="00000000">
        <w:rPr>
          <w:rFonts w:ascii="q_5" w:cs="q_5" w:eastAsia="q_5" w:hAnsi="q_5"/>
          <w:sz w:val="22"/>
          <w:szCs w:val="22"/>
          <w:rtl w:val="0"/>
        </w:rPr>
        <w:t xml:space="preserve">Confidence levels are systematically assigned based on supporting evidence. Users can download datasets, explore evidence codes, and access schemas through the dedicated portal: </w:t>
      </w:r>
      <w:hyperlink r:id="rId15">
        <w:r w:rsidDel="00000000" w:rsidR="00000000" w:rsidRPr="00000000">
          <w:rPr>
            <w:rFonts w:ascii="q_5" w:cs="q_5" w:eastAsia="q_5" w:hAnsi="q_5"/>
            <w:color w:val="1155cc"/>
            <w:sz w:val="22"/>
            <w:szCs w:val="22"/>
            <w:u w:val="single"/>
            <w:rtl w:val="0"/>
          </w:rPr>
          <w:t xml:space="preserve">https://regulondb.ccg</w:t>
        </w:r>
      </w:hyperlink>
      <w:sdt>
        <w:sdtPr>
          <w:id w:val="-1587384446"/>
          <w:tag w:val="goog_rdk_42"/>
        </w:sdtPr>
        <w:sdtContent>
          <w:commentRangeStart w:id="18"/>
        </w:sdtContent>
      </w:sdt>
      <w:hyperlink r:id="rId16">
        <w:r w:rsidDel="00000000" w:rsidR="00000000" w:rsidRPr="00000000">
          <w:rPr>
            <w:rFonts w:ascii="q_5" w:cs="q_5" w:eastAsia="q_5" w:hAnsi="q_5"/>
            <w:color w:val="1155cc"/>
            <w:sz w:val="22"/>
            <w:szCs w:val="22"/>
            <w:u w:val="single"/>
            <w:rtl w:val="0"/>
          </w:rPr>
          <w:t xml:space="preserve">.unam.mx/manual/curation/standards_ontologiest</w:t>
        </w:r>
      </w:hyperlink>
      <w:r w:rsidDel="00000000" w:rsidR="00000000" w:rsidRPr="00000000">
        <w:rPr>
          <w:rFonts w:ascii="q_5" w:cs="q_5" w:eastAsia="q_5" w:hAnsi="q_5"/>
          <w:sz w:val="22"/>
          <w:szCs w:val="22"/>
          <w:rtl w:val="0"/>
        </w:rPr>
        <w:t xml:space="preserve"> </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1FB">
      <w:pPr>
        <w:spacing w:after="240" w:before="240" w:lineRule="auto"/>
        <w:rPr>
          <w:rFonts w:ascii="q_5" w:cs="q_5" w:eastAsia="q_5" w:hAnsi="q_5"/>
          <w:sz w:val="22"/>
          <w:szCs w:val="22"/>
        </w:rPr>
      </w:pPr>
      <w:r w:rsidDel="00000000" w:rsidR="00000000" w:rsidRPr="00000000">
        <w:rPr>
          <w:rFonts w:ascii="q_5" w:cs="q_5" w:eastAsia="q_5" w:hAnsi="q_5"/>
          <w:sz w:val="22"/>
          <w:szCs w:val="22"/>
          <w:rtl w:val="0"/>
        </w:rPr>
        <w:t xml:space="preserve">This implementation reflects the commitment of RegulonDB to FAIR data principles and community-driven interoperability.</w:t>
      </w:r>
      <w:r w:rsidDel="00000000" w:rsidR="00000000" w:rsidRPr="00000000">
        <w:rPr>
          <w:rtl w:val="0"/>
        </w:rPr>
      </w:r>
    </w:p>
    <w:p w:rsidR="00000000" w:rsidDel="00000000" w:rsidP="00000000" w:rsidRDefault="00000000" w:rsidRPr="00000000" w14:paraId="000001FC">
      <w:pPr>
        <w:rPr>
          <w:rFonts w:ascii="q_5" w:cs="q_5" w:eastAsia="q_5" w:hAnsi="q_5"/>
          <w:sz w:val="22"/>
          <w:szCs w:val="22"/>
        </w:rPr>
      </w:pPr>
      <w:r w:rsidDel="00000000" w:rsidR="00000000" w:rsidRPr="00000000">
        <w:rPr>
          <w:rtl w:val="0"/>
        </w:rPr>
      </w:r>
    </w:p>
    <w:p w:rsidR="00000000" w:rsidDel="00000000" w:rsidP="00000000" w:rsidRDefault="00000000" w:rsidRPr="00000000" w14:paraId="000001FD">
      <w:pPr>
        <w:rPr>
          <w:rFonts w:ascii="q_5" w:cs="q_5" w:eastAsia="q_5" w:hAnsi="q_5"/>
          <w:b w:val="1"/>
          <w:bCs w:val="1"/>
          <w:sz w:val="22"/>
          <w:szCs w:val="22"/>
        </w:rPr>
      </w:pPr>
      <w:r w:rsidDel="00000000" w:rsidR="00000000" w:rsidRPr="00000000">
        <w:rPr>
          <w:rFonts w:ascii="q_5" w:cs="q_5" w:eastAsia="q_5" w:hAnsi="q_5"/>
          <w:b w:val="1"/>
          <w:bCs w:val="1"/>
          <w:sz w:val="22"/>
          <w:szCs w:val="22"/>
          <w:rtl w:val="0"/>
        </w:rPr>
        <w:t xml:space="preserve">MCO, ECO, ..We have aligned RegulonDB to the updated  definitions published in REF-Citlalli. </w:t>
      </w:r>
    </w:p>
    <w:p w:rsidR="00000000" w:rsidDel="00000000" w:rsidP="00000000" w:rsidRDefault="00000000" w:rsidRPr="00000000" w14:paraId="000001FE">
      <w:pPr>
        <w:rPr>
          <w:rFonts w:ascii="q_5" w:cs="q_5" w:eastAsia="q_5" w:hAnsi="q_5"/>
          <w:sz w:val="22"/>
          <w:szCs w:val="22"/>
        </w:rPr>
      </w:pPr>
      <w:r w:rsidDel="00000000" w:rsidR="00000000" w:rsidRPr="00000000">
        <w:rPr>
          <w:rtl w:val="0"/>
        </w:rPr>
      </w:r>
    </w:p>
    <w:p w:rsidR="00000000" w:rsidDel="00000000" w:rsidP="00000000" w:rsidRDefault="00000000" w:rsidRPr="00000000" w14:paraId="000001FF">
      <w:pPr>
        <w:rPr>
          <w:rFonts w:ascii="q_5" w:cs="q_5" w:eastAsia="q_5" w:hAnsi="q_5"/>
          <w:sz w:val="22"/>
          <w:szCs w:val="22"/>
        </w:rPr>
      </w:pPr>
      <w:r w:rsidDel="00000000" w:rsidR="00000000" w:rsidRPr="00000000">
        <w:rPr>
          <w:rtl w:val="0"/>
        </w:rPr>
      </w:r>
    </w:p>
    <w:p w:rsidR="00000000" w:rsidDel="00000000" w:rsidP="00000000" w:rsidRDefault="00000000" w:rsidRPr="00000000" w14:paraId="00000200">
      <w:pPr>
        <w:rPr>
          <w:rFonts w:ascii="q_5" w:cs="q_5" w:eastAsia="q_5" w:hAnsi="q_5"/>
          <w:b w:val="1"/>
          <w:bCs w:val="1"/>
          <w:color w:val="434343"/>
          <w:sz w:val="22"/>
          <w:szCs w:val="22"/>
        </w:rPr>
      </w:pPr>
      <w:r w:rsidDel="00000000" w:rsidR="00000000" w:rsidRPr="00000000">
        <w:rPr>
          <w:rtl w:val="0"/>
        </w:rPr>
      </w:r>
    </w:p>
    <w:p w:rsidR="00000000" w:rsidDel="00000000" w:rsidP="00000000" w:rsidRDefault="00000000" w:rsidRPr="00000000" w14:paraId="00000201">
      <w:pPr>
        <w:rPr>
          <w:rFonts w:ascii="q_5" w:cs="q_5" w:eastAsia="q_5" w:hAnsi="q_5"/>
          <w:b w:val="1"/>
          <w:bCs w:val="1"/>
          <w:color w:val="000000"/>
        </w:rPr>
      </w:pPr>
      <w:r w:rsidDel="00000000" w:rsidR="00000000" w:rsidRPr="00000000">
        <w:rPr>
          <w:rFonts w:ascii="q_5" w:cs="q_5" w:eastAsia="q_5" w:hAnsi="q_5"/>
          <w:b w:val="1"/>
          <w:bCs w:val="1"/>
          <w:color w:val="000000"/>
          <w:rtl w:val="0"/>
        </w:rPr>
        <w:t xml:space="preserve">3e. Documentation</w:t>
      </w:r>
    </w:p>
    <w:p w:rsidR="00000000" w:rsidDel="00000000" w:rsidP="00000000" w:rsidRDefault="00000000" w:rsidRPr="00000000" w14:paraId="00000202">
      <w:pPr>
        <w:ind w:left="708" w:firstLine="0"/>
        <w:rPr>
          <w:rFonts w:ascii="q_5" w:cs="q_5" w:eastAsia="q_5" w:hAnsi="q_5"/>
          <w:b w:val="1"/>
          <w:bCs w:val="1"/>
          <w:color w:val="000000"/>
          <w:sz w:val="22"/>
          <w:szCs w:val="22"/>
        </w:rPr>
      </w:pPr>
      <w:r w:rsidDel="00000000" w:rsidR="00000000" w:rsidRPr="00000000">
        <w:rPr>
          <w:rFonts w:ascii="q_5" w:cs="q_5" w:eastAsia="q_5" w:hAnsi="q_5"/>
          <w:b w:val="1"/>
          <w:bCs w:val="1"/>
          <w:color w:val="000000"/>
          <w:sz w:val="22"/>
          <w:szCs w:val="22"/>
          <w:rtl w:val="0"/>
        </w:rPr>
        <w:t xml:space="preserve">3e i. D</w:t>
      </w:r>
      <w:sdt>
        <w:sdtPr>
          <w:id w:val="-1940491357"/>
          <w:tag w:val="goog_rdk_43"/>
        </w:sdtPr>
        <w:sdtContent>
          <w:commentRangeStart w:id="19"/>
        </w:sdtContent>
      </w:sdt>
      <w:r w:rsidDel="00000000" w:rsidR="00000000" w:rsidRPr="00000000">
        <w:rPr>
          <w:rFonts w:ascii="q_5" w:cs="q_5" w:eastAsia="q_5" w:hAnsi="q_5"/>
          <w:b w:val="1"/>
          <w:bCs w:val="1"/>
          <w:color w:val="000000"/>
          <w:sz w:val="22"/>
          <w:szCs w:val="22"/>
          <w:rtl w:val="0"/>
        </w:rPr>
        <w:t xml:space="preserve">ata Curation</w:t>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203">
      <w:pPr>
        <w:ind w:left="708" w:firstLine="0"/>
        <w:rPr>
          <w:rFonts w:ascii="q_5" w:cs="q_5" w:eastAsia="q_5" w:hAnsi="q_5"/>
          <w:color w:val="000000"/>
          <w:sz w:val="22"/>
          <w:szCs w:val="22"/>
        </w:rPr>
      </w:pPr>
      <w:r w:rsidDel="00000000" w:rsidR="00000000" w:rsidRPr="00000000">
        <w:rPr>
          <w:rFonts w:ascii="q_5" w:cs="q_5" w:eastAsia="q_5" w:hAnsi="q_5"/>
          <w:color w:val="3c4043"/>
          <w:sz w:val="22"/>
          <w:szCs w:val="22"/>
          <w:rtl w:val="0"/>
        </w:rPr>
        <w:t xml:space="preserve">Does the resource provide documentation of the data curation process/deposition workflow</w:t>
      </w:r>
      <w:r w:rsidDel="00000000" w:rsidR="00000000" w:rsidRPr="00000000">
        <w:rPr>
          <w:rFonts w:ascii="q_5" w:cs="q_5" w:eastAsia="q_5" w:hAnsi="q_5"/>
          <w:color w:val="000000"/>
          <w:sz w:val="22"/>
          <w:szCs w:val="22"/>
          <w:rtl w:val="0"/>
        </w:rPr>
        <w:t xml:space="preserve">?</w:t>
      </w:r>
    </w:p>
    <w:p w:rsidR="00000000" w:rsidDel="00000000" w:rsidP="00000000" w:rsidRDefault="00000000" w:rsidRPr="00000000" w14:paraId="00000204">
      <w:pPr>
        <w:ind w:left="708" w:firstLine="0"/>
        <w:rPr>
          <w:rFonts w:ascii="q_5" w:cs="q_5" w:eastAsia="q_5" w:hAnsi="q_5"/>
          <w:color w:val="000000"/>
          <w:sz w:val="22"/>
          <w:szCs w:val="22"/>
        </w:rPr>
      </w:pPr>
      <w:r w:rsidDel="00000000" w:rsidR="00000000" w:rsidRPr="00000000">
        <w:rPr>
          <w:rtl w:val="0"/>
        </w:rPr>
      </w:r>
    </w:p>
    <w:p w:rsidR="00000000" w:rsidDel="00000000" w:rsidP="00000000" w:rsidRDefault="00000000" w:rsidRPr="00000000" w14:paraId="00000205">
      <w:pPr>
        <w:ind w:left="708" w:firstLine="0"/>
        <w:rPr>
          <w:rFonts w:ascii="q_5" w:cs="q_5" w:eastAsia="q_5" w:hAnsi="q_5"/>
          <w:color w:val="000000"/>
          <w:sz w:val="22"/>
          <w:szCs w:val="22"/>
        </w:rPr>
      </w:pPr>
      <w:r w:rsidDel="00000000" w:rsidR="00000000" w:rsidRPr="00000000">
        <w:rPr>
          <w:rFonts w:ascii="q_5" w:cs="q_5" w:eastAsia="q_5" w:hAnsi="q_5"/>
          <w:color w:val="000000"/>
          <w:sz w:val="22"/>
          <w:szCs w:val="22"/>
          <w:rtl w:val="0"/>
        </w:rPr>
        <w:t xml:space="preserve">Please describe, with a url link to public documentation, where relevant.</w:t>
      </w:r>
    </w:p>
    <w:p w:rsidR="00000000" w:rsidDel="00000000" w:rsidP="00000000" w:rsidRDefault="00000000" w:rsidRPr="00000000" w14:paraId="00000206">
      <w:pPr>
        <w:ind w:left="708" w:firstLine="0"/>
        <w:rPr>
          <w:rFonts w:ascii="q_5" w:cs="q_5" w:eastAsia="q_5" w:hAnsi="q_5"/>
          <w:color w:val="000000"/>
          <w:sz w:val="22"/>
          <w:szCs w:val="22"/>
        </w:rPr>
      </w:pPr>
      <w:r w:rsidDel="00000000" w:rsidR="00000000" w:rsidRPr="00000000">
        <w:rPr>
          <w:rtl w:val="0"/>
        </w:rPr>
      </w:r>
    </w:p>
    <w:p w:rsidR="00000000" w:rsidDel="00000000" w:rsidP="00000000" w:rsidRDefault="00000000" w:rsidRPr="00000000" w14:paraId="00000207">
      <w:pPr>
        <w:ind w:left="708" w:firstLine="0"/>
        <w:rPr>
          <w:rFonts w:ascii="q_5" w:cs="q_5" w:eastAsia="q_5" w:hAnsi="q_5"/>
          <w:color w:val="000000"/>
          <w:sz w:val="22"/>
          <w:szCs w:val="22"/>
        </w:rPr>
      </w:pPr>
      <w:r w:rsidDel="00000000" w:rsidR="00000000" w:rsidRPr="00000000">
        <w:rPr>
          <w:rFonts w:ascii="q_5" w:cs="q_5" w:eastAsia="q_5" w:hAnsi="q_5"/>
          <w:color w:val="000000"/>
          <w:sz w:val="22"/>
          <w:szCs w:val="22"/>
          <w:rtl w:val="0"/>
        </w:rPr>
        <w:t xml:space="preserve">[Maximum 100 words]</w:t>
      </w:r>
    </w:p>
    <w:p w:rsidR="00000000" w:rsidDel="00000000" w:rsidP="00000000" w:rsidRDefault="00000000" w:rsidRPr="00000000" w14:paraId="00000208">
      <w:pPr>
        <w:ind w:left="708" w:firstLine="0"/>
        <w:rPr>
          <w:rFonts w:ascii="q_5" w:cs="q_5" w:eastAsia="q_5" w:hAnsi="q_5"/>
          <w:color w:val="000000"/>
          <w:sz w:val="22"/>
          <w:szCs w:val="22"/>
        </w:rPr>
      </w:pPr>
      <w:r w:rsidDel="00000000" w:rsidR="00000000" w:rsidRPr="00000000">
        <w:rPr>
          <w:rtl w:val="0"/>
        </w:rPr>
      </w:r>
    </w:p>
    <w:p w:rsidR="00000000" w:rsidDel="00000000" w:rsidP="00000000" w:rsidRDefault="00000000" w:rsidRPr="00000000" w14:paraId="00000209">
      <w:pPr>
        <w:ind w:left="708" w:firstLine="0"/>
        <w:rPr>
          <w:rFonts w:ascii="q_5" w:cs="q_5" w:eastAsia="q_5" w:hAnsi="q_5"/>
          <w:b w:val="1"/>
          <w:bCs w:val="1"/>
          <w:color w:val="000000"/>
          <w:sz w:val="22"/>
          <w:szCs w:val="22"/>
        </w:rPr>
      </w:pPr>
      <w:r w:rsidDel="00000000" w:rsidR="00000000" w:rsidRPr="00000000">
        <w:rPr>
          <w:rFonts w:ascii="q_5" w:cs="q_5" w:eastAsia="q_5" w:hAnsi="q_5"/>
          <w:b w:val="1"/>
          <w:bCs w:val="1"/>
          <w:color w:val="000000"/>
          <w:sz w:val="22"/>
          <w:szCs w:val="22"/>
          <w:rtl w:val="0"/>
        </w:rPr>
        <w:t xml:space="preserve">3e ii. Provenance an</w:t>
      </w:r>
      <w:sdt>
        <w:sdtPr>
          <w:id w:val="1779120321"/>
          <w:tag w:val="goog_rdk_44"/>
        </w:sdtPr>
        <w:sdtContent>
          <w:commentRangeStart w:id="20"/>
        </w:sdtContent>
      </w:sdt>
      <w:r w:rsidDel="00000000" w:rsidR="00000000" w:rsidRPr="00000000">
        <w:rPr>
          <w:rFonts w:ascii="q_5" w:cs="q_5" w:eastAsia="q_5" w:hAnsi="q_5"/>
          <w:b w:val="1"/>
          <w:bCs w:val="1"/>
          <w:color w:val="000000"/>
          <w:sz w:val="22"/>
          <w:szCs w:val="22"/>
          <w:rtl w:val="0"/>
        </w:rPr>
        <w:t xml:space="preserve">d Evidence</w:t>
      </w:r>
    </w:p>
    <w:p w:rsidR="00000000" w:rsidDel="00000000" w:rsidP="00000000" w:rsidRDefault="00000000" w:rsidRPr="00000000" w14:paraId="0000020A">
      <w:pPr>
        <w:ind w:left="708" w:firstLine="0"/>
        <w:rPr>
          <w:rFonts w:ascii="q_5" w:cs="q_5" w:eastAsia="q_5" w:hAnsi="q_5"/>
          <w:color w:val="000000"/>
          <w:sz w:val="22"/>
          <w:szCs w:val="22"/>
        </w:rPr>
      </w:pPr>
      <w:r w:rsidDel="00000000" w:rsidR="00000000" w:rsidRPr="00000000">
        <w:rPr>
          <w:rFonts w:ascii="q_5" w:cs="q_5" w:eastAsia="q_5" w:hAnsi="q_5"/>
          <w:color w:val="000000"/>
          <w:sz w:val="22"/>
          <w:szCs w:val="22"/>
          <w:rtl w:val="0"/>
        </w:rPr>
        <w:t xml:space="preserve">Does the resource link to the primary scien</w:t>
      </w:r>
      <w:commentRangeEnd w:id="20"/>
      <w:r w:rsidDel="00000000" w:rsidR="00000000" w:rsidRPr="00000000">
        <w:commentReference w:id="20"/>
      </w:r>
      <w:r w:rsidDel="00000000" w:rsidR="00000000" w:rsidRPr="00000000">
        <w:rPr>
          <w:rFonts w:ascii="q_5" w:cs="q_5" w:eastAsia="q_5" w:hAnsi="q_5"/>
          <w:color w:val="000000"/>
          <w:sz w:val="22"/>
          <w:szCs w:val="22"/>
          <w:rtl w:val="0"/>
        </w:rPr>
        <w:t xml:space="preserve">tific literature for provenance of/evidence for data statements or biological context?</w:t>
      </w:r>
    </w:p>
    <w:p w:rsidR="00000000" w:rsidDel="00000000" w:rsidP="00000000" w:rsidRDefault="00000000" w:rsidRPr="00000000" w14:paraId="0000020B">
      <w:pPr>
        <w:ind w:left="708" w:firstLine="0"/>
        <w:rPr>
          <w:rFonts w:ascii="q_5" w:cs="q_5" w:eastAsia="q_5" w:hAnsi="q_5"/>
          <w:color w:val="000000"/>
          <w:sz w:val="22"/>
          <w:szCs w:val="22"/>
        </w:rPr>
      </w:pPr>
      <w:r w:rsidDel="00000000" w:rsidR="00000000" w:rsidRPr="00000000">
        <w:rPr>
          <w:rtl w:val="0"/>
        </w:rPr>
      </w:r>
    </w:p>
    <w:p w:rsidR="00000000" w:rsidDel="00000000" w:rsidP="00000000" w:rsidRDefault="00000000" w:rsidRPr="00000000" w14:paraId="0000020C">
      <w:pPr>
        <w:ind w:left="708" w:firstLine="0"/>
        <w:rPr>
          <w:rFonts w:ascii="q_5" w:cs="q_5" w:eastAsia="q_5" w:hAnsi="q_5"/>
          <w:color w:val="000000"/>
          <w:sz w:val="22"/>
          <w:szCs w:val="22"/>
        </w:rPr>
      </w:pPr>
      <w:r w:rsidDel="00000000" w:rsidR="00000000" w:rsidRPr="00000000">
        <w:rPr>
          <w:rFonts w:ascii="q_5" w:cs="q_5" w:eastAsia="q_5" w:hAnsi="q_5"/>
          <w:color w:val="000000"/>
          <w:sz w:val="22"/>
          <w:szCs w:val="22"/>
          <w:rtl w:val="0"/>
        </w:rPr>
        <w:t xml:space="preserve">Please provide examples, with a url link to public documentation, where relevant.</w:t>
      </w:r>
    </w:p>
    <w:p w:rsidR="00000000" w:rsidDel="00000000" w:rsidP="00000000" w:rsidRDefault="00000000" w:rsidRPr="00000000" w14:paraId="0000020D">
      <w:pPr>
        <w:ind w:left="708" w:firstLine="0"/>
        <w:rPr>
          <w:rFonts w:ascii="q_5" w:cs="q_5" w:eastAsia="q_5" w:hAnsi="q_5"/>
          <w:sz w:val="22"/>
          <w:szCs w:val="22"/>
        </w:rPr>
      </w:pPr>
      <w:r w:rsidDel="00000000" w:rsidR="00000000" w:rsidRPr="00000000">
        <w:rPr>
          <w:rtl w:val="0"/>
        </w:rPr>
      </w:r>
    </w:p>
    <w:p w:rsidR="00000000" w:rsidDel="00000000" w:rsidP="00000000" w:rsidRDefault="00000000" w:rsidRPr="00000000" w14:paraId="0000020E">
      <w:pPr>
        <w:ind w:left="708" w:firstLine="0"/>
        <w:rPr>
          <w:rFonts w:ascii="q_5" w:cs="q_5" w:eastAsia="q_5" w:hAnsi="q_5"/>
          <w:sz w:val="22"/>
          <w:szCs w:val="22"/>
        </w:rPr>
      </w:pPr>
      <w:r w:rsidDel="00000000" w:rsidR="00000000" w:rsidRPr="00000000">
        <w:rPr>
          <w:rFonts w:ascii="q_5" w:cs="q_5" w:eastAsia="q_5" w:hAnsi="q_5"/>
          <w:sz w:val="22"/>
          <w:szCs w:val="22"/>
          <w:rtl w:val="0"/>
        </w:rPr>
        <w:t xml:space="preserve">Every single piece of knowledge incorporated into RegulonDB has its corresponding reference, essentially PubMED publication, both for manually curated knowledge as well as high throughput datasets, for which we also include their ID link into the corresponding repositories (SRA, ArrayExpress). Years ago we detected data with missing references, and currently</w:t>
      </w:r>
      <w:r w:rsidDel="00000000" w:rsidR="00000000" w:rsidRPr="00000000">
        <w:rPr>
          <w:rFonts w:ascii="q_5" w:cs="q_5" w:eastAsia="q_5" w:hAnsi="q_5"/>
          <w:b w:val="1"/>
          <w:bCs w:val="1"/>
          <w:sz w:val="22"/>
          <w:szCs w:val="22"/>
          <w:rtl w:val="0"/>
        </w:rPr>
        <w:t xml:space="preserve"> </w:t>
      </w:r>
      <w:sdt>
        <w:sdtPr>
          <w:id w:val="-845304089"/>
          <w:tag w:val="goog_rdk_45"/>
        </w:sdtPr>
        <w:sdtContent>
          <w:commentRangeStart w:id="21"/>
        </w:sdtContent>
      </w:sdt>
      <w:r w:rsidDel="00000000" w:rsidR="00000000" w:rsidRPr="00000000">
        <w:rPr>
          <w:rFonts w:ascii="q_5" w:cs="q_5" w:eastAsia="q_5" w:hAnsi="q_5"/>
          <w:b w:val="1"/>
          <w:bCs w:val="1"/>
          <w:sz w:val="22"/>
          <w:szCs w:val="22"/>
          <w:rtl w:val="0"/>
        </w:rPr>
        <w:t xml:space="preserve">x% PALOMA</w:t>
      </w:r>
      <w:commentRangeEnd w:id="21"/>
      <w:r w:rsidDel="00000000" w:rsidR="00000000" w:rsidRPr="00000000">
        <w:commentReference w:id="21"/>
      </w:r>
      <w:r w:rsidDel="00000000" w:rsidR="00000000" w:rsidRPr="00000000">
        <w:rPr>
          <w:rFonts w:ascii="q_5" w:cs="q_5" w:eastAsia="q_5" w:hAnsi="q_5"/>
          <w:sz w:val="22"/>
          <w:szCs w:val="22"/>
          <w:rtl w:val="0"/>
        </w:rPr>
        <w:t xml:space="preserve"> of individual elements have at least one reference.</w:t>
      </w:r>
    </w:p>
    <w:p w:rsidR="00000000" w:rsidDel="00000000" w:rsidP="00000000" w:rsidRDefault="00000000" w:rsidRPr="00000000" w14:paraId="0000020F">
      <w:pPr>
        <w:ind w:left="708" w:firstLine="0"/>
        <w:rPr>
          <w:rFonts w:ascii="q_5" w:cs="q_5" w:eastAsia="q_5" w:hAnsi="q_5"/>
          <w:sz w:val="22"/>
          <w:szCs w:val="22"/>
        </w:rPr>
      </w:pPr>
      <w:r w:rsidDel="00000000" w:rsidR="00000000" w:rsidRPr="00000000">
        <w:rPr>
          <w:rtl w:val="0"/>
        </w:rPr>
      </w:r>
    </w:p>
    <w:p w:rsidR="00000000" w:rsidDel="00000000" w:rsidP="00000000" w:rsidRDefault="00000000" w:rsidRPr="00000000" w14:paraId="00000210">
      <w:pPr>
        <w:ind w:left="708" w:firstLine="0"/>
        <w:rPr>
          <w:rFonts w:ascii="q_5" w:cs="q_5" w:eastAsia="q_5" w:hAnsi="q_5"/>
          <w:color w:val="000000"/>
          <w:sz w:val="22"/>
          <w:szCs w:val="22"/>
        </w:rPr>
      </w:pPr>
      <w:r w:rsidDel="00000000" w:rsidR="00000000" w:rsidRPr="00000000">
        <w:rPr>
          <w:rFonts w:ascii="q_5" w:cs="q_5" w:eastAsia="q_5" w:hAnsi="q_5"/>
          <w:color w:val="000000"/>
          <w:sz w:val="22"/>
          <w:szCs w:val="22"/>
          <w:rtl w:val="0"/>
        </w:rPr>
        <w:t xml:space="preserve">[Maximum 100 words]</w:t>
      </w:r>
    </w:p>
    <w:p w:rsidR="00000000" w:rsidDel="00000000" w:rsidP="00000000" w:rsidRDefault="00000000" w:rsidRPr="00000000" w14:paraId="00000211">
      <w:pPr>
        <w:ind w:left="708" w:firstLine="0"/>
        <w:rPr>
          <w:rFonts w:ascii="q_5" w:cs="q_5" w:eastAsia="q_5" w:hAnsi="q_5"/>
          <w:color w:val="000000"/>
          <w:sz w:val="22"/>
          <w:szCs w:val="22"/>
        </w:rPr>
      </w:pPr>
      <w:r w:rsidDel="00000000" w:rsidR="00000000" w:rsidRPr="00000000">
        <w:rPr>
          <w:rtl w:val="0"/>
        </w:rPr>
      </w:r>
    </w:p>
    <w:p w:rsidR="00000000" w:rsidDel="00000000" w:rsidP="00000000" w:rsidRDefault="00000000" w:rsidRPr="00000000" w14:paraId="00000212">
      <w:pPr>
        <w:ind w:left="708" w:firstLine="0"/>
        <w:rPr>
          <w:rFonts w:ascii="q_5" w:cs="q_5" w:eastAsia="q_5" w:hAnsi="q_5"/>
          <w:b w:val="1"/>
          <w:bCs w:val="1"/>
          <w:color w:val="000000"/>
          <w:sz w:val="22"/>
          <w:szCs w:val="22"/>
        </w:rPr>
      </w:pPr>
      <w:r w:rsidDel="00000000" w:rsidR="00000000" w:rsidRPr="00000000">
        <w:rPr>
          <w:rFonts w:ascii="q_5" w:cs="q_5" w:eastAsia="q_5" w:hAnsi="q_5"/>
          <w:b w:val="1"/>
          <w:bCs w:val="1"/>
          <w:color w:val="000000"/>
          <w:sz w:val="22"/>
          <w:szCs w:val="22"/>
          <w:rtl w:val="0"/>
        </w:rPr>
        <w:t xml:space="preserve">3e iii. Qua</w:t>
      </w:r>
      <w:sdt>
        <w:sdtPr>
          <w:id w:val="-2092150140"/>
          <w:tag w:val="goog_rdk_46"/>
        </w:sdtPr>
        <w:sdtContent>
          <w:commentRangeStart w:id="22"/>
        </w:sdtContent>
      </w:sdt>
      <w:r w:rsidDel="00000000" w:rsidR="00000000" w:rsidRPr="00000000">
        <w:rPr>
          <w:rFonts w:ascii="q_5" w:cs="q_5" w:eastAsia="q_5" w:hAnsi="q_5"/>
          <w:b w:val="1"/>
          <w:bCs w:val="1"/>
          <w:color w:val="000000"/>
          <w:sz w:val="22"/>
          <w:szCs w:val="22"/>
          <w:rtl w:val="0"/>
        </w:rPr>
        <w:t xml:space="preserve">lity Assurance</w:t>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213">
      <w:pPr>
        <w:ind w:left="708" w:firstLine="0"/>
        <w:rPr>
          <w:rFonts w:ascii="q_5" w:cs="q_5" w:eastAsia="q_5" w:hAnsi="q_5"/>
          <w:color w:val="000000"/>
          <w:sz w:val="22"/>
          <w:szCs w:val="22"/>
        </w:rPr>
      </w:pPr>
      <w:r w:rsidDel="00000000" w:rsidR="00000000" w:rsidRPr="00000000">
        <w:rPr>
          <w:rFonts w:ascii="q_5" w:cs="q_5" w:eastAsia="q_5" w:hAnsi="q_5"/>
          <w:color w:val="000000"/>
          <w:sz w:val="22"/>
          <w:szCs w:val="22"/>
          <w:rtl w:val="0"/>
        </w:rPr>
        <w:t xml:space="preserve">Does the resource provide versioning and/or evidence trails for modifications to datasets or data/metadata statements?</w:t>
      </w:r>
    </w:p>
    <w:p w:rsidR="00000000" w:rsidDel="00000000" w:rsidP="00000000" w:rsidRDefault="00000000" w:rsidRPr="00000000" w14:paraId="00000214">
      <w:pPr>
        <w:ind w:left="708" w:firstLine="0"/>
        <w:rPr>
          <w:rFonts w:ascii="q_5" w:cs="q_5" w:eastAsia="q_5" w:hAnsi="q_5"/>
          <w:color w:val="000000"/>
          <w:sz w:val="22"/>
          <w:szCs w:val="22"/>
        </w:rPr>
      </w:pPr>
      <w:r w:rsidDel="00000000" w:rsidR="00000000" w:rsidRPr="00000000">
        <w:rPr>
          <w:rtl w:val="0"/>
        </w:rPr>
      </w:r>
    </w:p>
    <w:p w:rsidR="00000000" w:rsidDel="00000000" w:rsidP="00000000" w:rsidRDefault="00000000" w:rsidRPr="00000000" w14:paraId="00000215">
      <w:pPr>
        <w:ind w:left="708" w:firstLine="0"/>
        <w:rPr>
          <w:rFonts w:ascii="q_5" w:cs="q_5" w:eastAsia="q_5" w:hAnsi="q_5"/>
          <w:color w:val="000000"/>
          <w:sz w:val="22"/>
          <w:szCs w:val="22"/>
        </w:rPr>
      </w:pPr>
      <w:r w:rsidDel="00000000" w:rsidR="00000000" w:rsidRPr="00000000">
        <w:rPr>
          <w:rFonts w:ascii="q_5" w:cs="q_5" w:eastAsia="q_5" w:hAnsi="q_5"/>
          <w:color w:val="000000"/>
          <w:sz w:val="22"/>
          <w:szCs w:val="22"/>
          <w:rtl w:val="0"/>
        </w:rPr>
        <w:t xml:space="preserve">Please provide examples, with a url link to public documentation, where relevant.</w:t>
      </w:r>
    </w:p>
    <w:p w:rsidR="00000000" w:rsidDel="00000000" w:rsidP="00000000" w:rsidRDefault="00000000" w:rsidRPr="00000000" w14:paraId="00000216">
      <w:pPr>
        <w:ind w:left="708" w:firstLine="0"/>
        <w:rPr>
          <w:rFonts w:ascii="q_5" w:cs="q_5" w:eastAsia="q_5" w:hAnsi="q_5"/>
          <w:color w:val="000000"/>
          <w:sz w:val="22"/>
          <w:szCs w:val="22"/>
        </w:rPr>
      </w:pPr>
      <w:r w:rsidDel="00000000" w:rsidR="00000000" w:rsidRPr="00000000">
        <w:rPr>
          <w:rtl w:val="0"/>
        </w:rPr>
      </w:r>
    </w:p>
    <w:p w:rsidR="00000000" w:rsidDel="00000000" w:rsidP="00000000" w:rsidRDefault="00000000" w:rsidRPr="00000000" w14:paraId="00000217">
      <w:pPr>
        <w:ind w:left="708" w:firstLine="0"/>
        <w:rPr>
          <w:rFonts w:ascii="q_5" w:cs="q_5" w:eastAsia="q_5" w:hAnsi="q_5"/>
          <w:color w:val="000000"/>
          <w:sz w:val="22"/>
          <w:szCs w:val="22"/>
        </w:rPr>
      </w:pPr>
      <w:r w:rsidDel="00000000" w:rsidR="00000000" w:rsidRPr="00000000">
        <w:rPr>
          <w:rFonts w:ascii="q_5" w:cs="q_5" w:eastAsia="q_5" w:hAnsi="q_5"/>
          <w:color w:val="000000"/>
          <w:sz w:val="22"/>
          <w:szCs w:val="22"/>
          <w:rtl w:val="0"/>
        </w:rPr>
        <w:t xml:space="preserve">[Maximum 100 words]</w:t>
      </w:r>
    </w:p>
    <w:p w:rsidR="00000000" w:rsidDel="00000000" w:rsidP="00000000" w:rsidRDefault="00000000" w:rsidRPr="00000000" w14:paraId="00000218">
      <w:pPr>
        <w:ind w:left="708" w:firstLine="0"/>
        <w:rPr>
          <w:rFonts w:ascii="q_5" w:cs="q_5" w:eastAsia="q_5" w:hAnsi="q_5"/>
          <w:color w:val="000000"/>
          <w:sz w:val="22"/>
          <w:szCs w:val="22"/>
        </w:rPr>
      </w:pPr>
      <w:r w:rsidDel="00000000" w:rsidR="00000000" w:rsidRPr="00000000">
        <w:rPr>
          <w:rtl w:val="0"/>
        </w:rPr>
      </w:r>
    </w:p>
    <w:p w:rsidR="00000000" w:rsidDel="00000000" w:rsidP="00000000" w:rsidRDefault="00000000" w:rsidRPr="00000000" w14:paraId="00000219">
      <w:pPr>
        <w:rPr>
          <w:rFonts w:ascii="q_5" w:cs="q_5" w:eastAsia="q_5" w:hAnsi="q_5"/>
          <w:b w:val="1"/>
          <w:bCs w:val="1"/>
        </w:rPr>
      </w:pPr>
      <w:r w:rsidDel="00000000" w:rsidR="00000000" w:rsidRPr="00000000">
        <w:rPr>
          <w:rFonts w:ascii="q_5" w:cs="q_5" w:eastAsia="q_5" w:hAnsi="q_5"/>
          <w:b w:val="1"/>
          <w:bCs w:val="1"/>
          <w:rtl w:val="0"/>
        </w:rPr>
        <w:t xml:space="preserve">3f. </w:t>
      </w:r>
      <w:r w:rsidDel="00000000" w:rsidR="00000000" w:rsidRPr="00000000">
        <w:rPr>
          <w:rFonts w:ascii="q_5" w:cs="q_5" w:eastAsia="q_5" w:hAnsi="q_5"/>
          <w:b w:val="1"/>
          <w:bCs w:val="1"/>
          <w:rtl w:val="0"/>
        </w:rPr>
        <w:t xml:space="preserve">Data availability</w:t>
      </w:r>
      <w:r w:rsidDel="00000000" w:rsidR="00000000" w:rsidRPr="00000000">
        <w:rPr>
          <w:rtl w:val="0"/>
        </w:rPr>
      </w:r>
    </w:p>
    <w:p w:rsidR="00000000" w:rsidDel="00000000" w:rsidP="00000000" w:rsidRDefault="00000000" w:rsidRPr="00000000" w14:paraId="0000021A">
      <w:pPr>
        <w:ind w:left="708" w:firstLine="0"/>
        <w:rPr>
          <w:rFonts w:ascii="q_5" w:cs="q_5" w:eastAsia="q_5" w:hAnsi="q_5"/>
          <w:b w:val="1"/>
          <w:bCs w:val="1"/>
          <w:sz w:val="22"/>
          <w:szCs w:val="22"/>
        </w:rPr>
      </w:pPr>
      <w:r w:rsidDel="00000000" w:rsidR="00000000" w:rsidRPr="00000000">
        <w:rPr>
          <w:rFonts w:ascii="q_5" w:cs="q_5" w:eastAsia="q_5" w:hAnsi="q_5"/>
          <w:b w:val="1"/>
          <w:bCs w:val="1"/>
          <w:sz w:val="22"/>
          <w:szCs w:val="22"/>
          <w:rtl w:val="0"/>
        </w:rPr>
        <w:t xml:space="preserve">3f i. Data sharing services</w:t>
      </w:r>
    </w:p>
    <w:p w:rsidR="00000000" w:rsidDel="00000000" w:rsidP="00000000" w:rsidRDefault="00000000" w:rsidRPr="00000000" w14:paraId="0000021B">
      <w:pPr>
        <w:ind w:left="708" w:firstLine="0"/>
        <w:rPr>
          <w:rFonts w:ascii="q_5" w:cs="q_5" w:eastAsia="q_5" w:hAnsi="q_5"/>
          <w:sz w:val="22"/>
          <w:szCs w:val="22"/>
        </w:rPr>
      </w:pPr>
      <w:r w:rsidDel="00000000" w:rsidR="00000000" w:rsidRPr="00000000">
        <w:rPr>
          <w:rFonts w:ascii="q_5" w:cs="q_5" w:eastAsia="q_5" w:hAnsi="q_5"/>
          <w:sz w:val="22"/>
          <w:szCs w:val="22"/>
          <w:rtl w:val="0"/>
        </w:rPr>
        <w:t xml:space="preserve">Please list services through which data is shared (e.g. APIs, FTP/lftp/sftp, TripleStore, Globus, Aspera).</w:t>
      </w:r>
    </w:p>
    <w:p w:rsidR="00000000" w:rsidDel="00000000" w:rsidP="00000000" w:rsidRDefault="00000000" w:rsidRPr="00000000" w14:paraId="0000021C">
      <w:pPr>
        <w:ind w:left="708" w:firstLine="0"/>
        <w:rPr>
          <w:rFonts w:ascii="q_5" w:cs="q_5" w:eastAsia="q_5" w:hAnsi="q_5"/>
          <w:sz w:val="22"/>
          <w:szCs w:val="22"/>
        </w:rPr>
      </w:pPr>
      <w:r w:rsidDel="00000000" w:rsidR="00000000" w:rsidRPr="00000000">
        <w:rPr>
          <w:rtl w:val="0"/>
        </w:rPr>
      </w:r>
    </w:p>
    <w:p w:rsidR="00000000" w:rsidDel="00000000" w:rsidP="00000000" w:rsidRDefault="00000000" w:rsidRPr="00000000" w14:paraId="0000021D">
      <w:pPr>
        <w:ind w:left="708" w:firstLine="0"/>
        <w:rPr>
          <w:rFonts w:ascii="q_5" w:cs="q_5" w:eastAsia="q_5" w:hAnsi="q_5"/>
          <w:sz w:val="22"/>
          <w:szCs w:val="22"/>
        </w:rPr>
      </w:pPr>
      <w:r w:rsidDel="00000000" w:rsidR="00000000" w:rsidRPr="00000000">
        <w:rPr>
          <w:rFonts w:ascii="q_5" w:cs="q_5" w:eastAsia="q_5" w:hAnsi="q_5"/>
          <w:sz w:val="22"/>
          <w:szCs w:val="22"/>
          <w:rtl w:val="0"/>
        </w:rPr>
        <w:t xml:space="preserve">[Maximum 100 words]</w:t>
      </w:r>
    </w:p>
    <w:p w:rsidR="00000000" w:rsidDel="00000000" w:rsidP="00000000" w:rsidRDefault="00000000" w:rsidRPr="00000000" w14:paraId="0000021E">
      <w:pPr>
        <w:ind w:left="708" w:firstLine="0"/>
        <w:jc w:val="both"/>
        <w:rPr>
          <w:rFonts w:ascii="q_5" w:cs="q_5" w:eastAsia="q_5" w:hAnsi="q_5"/>
          <w:sz w:val="22"/>
          <w:szCs w:val="22"/>
        </w:rPr>
      </w:pPr>
      <w:r w:rsidDel="00000000" w:rsidR="00000000" w:rsidRPr="00000000">
        <w:rPr>
          <w:rFonts w:ascii="q_5" w:cs="q_5" w:eastAsia="q_5" w:hAnsi="q_5"/>
          <w:sz w:val="22"/>
          <w:szCs w:val="22"/>
          <w:rtl w:val="0"/>
        </w:rPr>
        <w:t xml:space="preserve">Data is shared through the following services:</w:t>
      </w:r>
    </w:p>
    <w:p w:rsidR="00000000" w:rsidDel="00000000" w:rsidP="00000000" w:rsidRDefault="00000000" w:rsidRPr="00000000" w14:paraId="0000021F">
      <w:pPr>
        <w:ind w:left="708" w:firstLine="0"/>
        <w:jc w:val="both"/>
        <w:rPr>
          <w:rFonts w:ascii="q_5" w:cs="q_5" w:eastAsia="q_5" w:hAnsi="q_5"/>
          <w:sz w:val="22"/>
          <w:szCs w:val="22"/>
        </w:rPr>
      </w:pPr>
      <w:r w:rsidDel="00000000" w:rsidR="00000000" w:rsidRPr="00000000">
        <w:rPr>
          <w:rtl w:val="0"/>
        </w:rPr>
      </w:r>
    </w:p>
    <w:p w:rsidR="00000000" w:rsidDel="00000000" w:rsidP="00000000" w:rsidRDefault="00000000" w:rsidRPr="00000000" w14:paraId="00000220">
      <w:pPr>
        <w:ind w:left="708" w:firstLine="0"/>
        <w:rPr>
          <w:rFonts w:ascii="q_5" w:cs="q_5" w:eastAsia="q_5" w:hAnsi="q_5"/>
          <w:sz w:val="22"/>
          <w:szCs w:val="22"/>
        </w:rPr>
      </w:pPr>
      <w:r w:rsidDel="00000000" w:rsidR="00000000" w:rsidRPr="00000000">
        <w:rPr>
          <w:rFonts w:ascii="q_5" w:cs="q_5" w:eastAsia="q_5" w:hAnsi="q_5"/>
          <w:sz w:val="22"/>
          <w:szCs w:val="22"/>
          <w:rtl w:val="0"/>
        </w:rPr>
        <w:t xml:space="preserve">Data is shared through multiple services. A </w:t>
      </w:r>
      <w:r w:rsidDel="00000000" w:rsidR="00000000" w:rsidRPr="00000000">
        <w:rPr>
          <w:rFonts w:ascii="q_5" w:cs="q_5" w:eastAsia="q_5" w:hAnsi="q_5"/>
          <w:b w:val="1"/>
          <w:bCs w:val="1"/>
          <w:sz w:val="22"/>
          <w:szCs w:val="22"/>
          <w:rtl w:val="0"/>
        </w:rPr>
        <w:t xml:space="preserve">GraphQL API</w:t>
      </w:r>
      <w:r w:rsidDel="00000000" w:rsidR="00000000" w:rsidRPr="00000000">
        <w:rPr>
          <w:rFonts w:ascii="q_5" w:cs="q_5" w:eastAsia="q_5" w:hAnsi="q_5"/>
          <w:sz w:val="22"/>
          <w:szCs w:val="22"/>
          <w:rtl w:val="0"/>
        </w:rPr>
        <w:t xml:space="preserve"> at</w:t>
      </w:r>
      <w:hyperlink r:id="rId17">
        <w:r w:rsidDel="00000000" w:rsidR="00000000" w:rsidRPr="00000000">
          <w:rPr>
            <w:rFonts w:ascii="q_5" w:cs="q_5" w:eastAsia="q_5" w:hAnsi="q_5"/>
            <w:sz w:val="22"/>
            <w:szCs w:val="22"/>
            <w:rtl w:val="0"/>
          </w:rPr>
          <w:t xml:space="preserve"> </w:t>
        </w:r>
      </w:hyperlink>
      <w:hyperlink r:id="rId18">
        <w:r w:rsidDel="00000000" w:rsidR="00000000" w:rsidRPr="00000000">
          <w:rPr>
            <w:rFonts w:ascii="q_5" w:cs="q_5" w:eastAsia="q_5" w:hAnsi="q_5"/>
            <w:color w:val="1155cc"/>
            <w:sz w:val="22"/>
            <w:szCs w:val="22"/>
            <w:u w:val="single"/>
            <w:rtl w:val="0"/>
          </w:rPr>
          <w:t xml:space="preserve">https://regulondb.ccg.unam.mx/graphql</w:t>
        </w:r>
      </w:hyperlink>
      <w:r w:rsidDel="00000000" w:rsidR="00000000" w:rsidRPr="00000000">
        <w:rPr>
          <w:rFonts w:ascii="q_5" w:cs="q_5" w:eastAsia="q_5" w:hAnsi="q_5"/>
          <w:sz w:val="22"/>
          <w:szCs w:val="22"/>
          <w:rtl w:val="0"/>
        </w:rPr>
        <w:t xml:space="preserve"> enables structured access with </w:t>
      </w:r>
      <w:r w:rsidDel="00000000" w:rsidR="00000000" w:rsidRPr="00000000">
        <w:rPr>
          <w:rFonts w:ascii="q_5" w:cs="q_5" w:eastAsia="q_5" w:hAnsi="q_5"/>
          <w:b w:val="1"/>
          <w:bCs w:val="1"/>
          <w:sz w:val="22"/>
          <w:szCs w:val="22"/>
          <w:rtl w:val="0"/>
        </w:rPr>
        <w:t xml:space="preserve">JSON output</w:t>
      </w:r>
      <w:r w:rsidDel="00000000" w:rsidR="00000000" w:rsidRPr="00000000">
        <w:rPr>
          <w:rFonts w:ascii="q_5" w:cs="q_5" w:eastAsia="q_5" w:hAnsi="q_5"/>
          <w:sz w:val="22"/>
          <w:szCs w:val="22"/>
          <w:rtl w:val="0"/>
        </w:rPr>
        <w:t xml:space="preserve">. Users can deploy a local </w:t>
      </w:r>
      <w:r w:rsidDel="00000000" w:rsidR="00000000" w:rsidRPr="00000000">
        <w:rPr>
          <w:rFonts w:ascii="q_5" w:cs="q_5" w:eastAsia="q_5" w:hAnsi="q_5"/>
          <w:b w:val="1"/>
          <w:bCs w:val="1"/>
          <w:sz w:val="22"/>
          <w:szCs w:val="22"/>
          <w:rtl w:val="0"/>
        </w:rPr>
        <w:t xml:space="preserve">Docker instance</w:t>
      </w:r>
      <w:r w:rsidDel="00000000" w:rsidR="00000000" w:rsidRPr="00000000">
        <w:rPr>
          <w:rFonts w:ascii="q_5" w:cs="q_5" w:eastAsia="q_5" w:hAnsi="q_5"/>
          <w:sz w:val="22"/>
          <w:szCs w:val="22"/>
          <w:rtl w:val="0"/>
        </w:rPr>
        <w:t xml:space="preserve"> of RegulonDB using the provided setup guide. </w:t>
      </w:r>
      <w:r w:rsidDel="00000000" w:rsidR="00000000" w:rsidRPr="00000000">
        <w:rPr>
          <w:rFonts w:ascii="q_5" w:cs="q_5" w:eastAsia="q_5" w:hAnsi="q_5"/>
          <w:b w:val="1"/>
          <w:bCs w:val="1"/>
          <w:sz w:val="22"/>
          <w:szCs w:val="22"/>
          <w:rtl w:val="0"/>
        </w:rPr>
        <w:t xml:space="preserve">Database dumps</w:t>
      </w:r>
      <w:r w:rsidDel="00000000" w:rsidR="00000000" w:rsidRPr="00000000">
        <w:rPr>
          <w:rFonts w:ascii="q_5" w:cs="q_5" w:eastAsia="q_5" w:hAnsi="q_5"/>
          <w:sz w:val="22"/>
          <w:szCs w:val="22"/>
          <w:rtl w:val="0"/>
        </w:rPr>
        <w:t xml:space="preserve"> (MongoDB for v12+, Oracle for v11) are hosted at</w:t>
      </w:r>
      <w:hyperlink r:id="rId19">
        <w:r w:rsidDel="00000000" w:rsidR="00000000" w:rsidRPr="00000000">
          <w:rPr>
            <w:rFonts w:ascii="q_5" w:cs="q_5" w:eastAsia="q_5" w:hAnsi="q_5"/>
            <w:sz w:val="22"/>
            <w:szCs w:val="22"/>
            <w:rtl w:val="0"/>
          </w:rPr>
          <w:t xml:space="preserve"> </w:t>
        </w:r>
      </w:hyperlink>
      <w:hyperlink r:id="rId20">
        <w:r w:rsidDel="00000000" w:rsidR="00000000" w:rsidRPr="00000000">
          <w:rPr>
            <w:rFonts w:ascii="q_5" w:cs="q_5" w:eastAsia="q_5" w:hAnsi="q_5"/>
            <w:color w:val="1155cc"/>
            <w:sz w:val="22"/>
            <w:szCs w:val="22"/>
            <w:u w:val="single"/>
            <w:rtl w:val="0"/>
          </w:rPr>
          <w:t xml:space="preserve">https://regulondbdata.ccg.unam.mx</w:t>
        </w:r>
      </w:hyperlink>
      <w:r w:rsidDel="00000000" w:rsidR="00000000" w:rsidRPr="00000000">
        <w:rPr>
          <w:rFonts w:ascii="q_5" w:cs="q_5" w:eastAsia="q_5" w:hAnsi="q_5"/>
          <w:sz w:val="22"/>
          <w:szCs w:val="22"/>
          <w:rtl w:val="0"/>
        </w:rPr>
        <w:t xml:space="preserve"> via institutional </w:t>
      </w:r>
      <w:r w:rsidDel="00000000" w:rsidR="00000000" w:rsidRPr="00000000">
        <w:rPr>
          <w:rFonts w:ascii="q_5" w:cs="q_5" w:eastAsia="q_5" w:hAnsi="q_5"/>
          <w:b w:val="1"/>
          <w:bCs w:val="1"/>
          <w:sz w:val="22"/>
          <w:szCs w:val="22"/>
          <w:rtl w:val="0"/>
        </w:rPr>
        <w:t xml:space="preserve">FTP</w:t>
      </w:r>
      <w:r w:rsidDel="00000000" w:rsidR="00000000" w:rsidRPr="00000000">
        <w:rPr>
          <w:rFonts w:ascii="q_5" w:cs="q_5" w:eastAsia="q_5" w:hAnsi="q_5"/>
          <w:sz w:val="22"/>
          <w:szCs w:val="22"/>
          <w:rtl w:val="0"/>
        </w:rPr>
        <w:t xml:space="preserve">. Additionally, curated datasets and predefined object queries are available in </w:t>
      </w:r>
      <w:r w:rsidDel="00000000" w:rsidR="00000000" w:rsidRPr="00000000">
        <w:rPr>
          <w:rFonts w:ascii="q_5" w:cs="q_5" w:eastAsia="q_5" w:hAnsi="q_5"/>
          <w:b w:val="1"/>
          <w:bCs w:val="1"/>
          <w:sz w:val="22"/>
          <w:szCs w:val="22"/>
          <w:rtl w:val="0"/>
        </w:rPr>
        <w:t xml:space="preserve">TSV format</w:t>
      </w:r>
      <w:r w:rsidDel="00000000" w:rsidR="00000000" w:rsidRPr="00000000">
        <w:rPr>
          <w:rFonts w:ascii="q_5" w:cs="q_5" w:eastAsia="q_5" w:hAnsi="q_5"/>
          <w:sz w:val="22"/>
          <w:szCs w:val="22"/>
          <w:rtl w:val="0"/>
        </w:rPr>
        <w:t xml:space="preserve"> at</w:t>
      </w:r>
      <w:hyperlink r:id="rId21">
        <w:r w:rsidDel="00000000" w:rsidR="00000000" w:rsidRPr="00000000">
          <w:rPr>
            <w:rFonts w:ascii="q_5" w:cs="q_5" w:eastAsia="q_5" w:hAnsi="q_5"/>
            <w:sz w:val="22"/>
            <w:szCs w:val="22"/>
            <w:rtl w:val="0"/>
          </w:rPr>
          <w:t xml:space="preserve"> </w:t>
        </w:r>
      </w:hyperlink>
      <w:hyperlink r:id="rId22">
        <w:r w:rsidDel="00000000" w:rsidR="00000000" w:rsidRPr="00000000">
          <w:rPr>
            <w:rFonts w:ascii="q_5" w:cs="q_5" w:eastAsia="q_5" w:hAnsi="q_5"/>
            <w:color w:val="1155cc"/>
            <w:sz w:val="22"/>
            <w:szCs w:val="22"/>
            <w:u w:val="single"/>
            <w:rtl w:val="0"/>
          </w:rPr>
          <w:t xml:space="preserve">https://regulondb.ccg.unam.mx/datasets</w:t>
        </w:r>
      </w:hyperlink>
      <w:r w:rsidDel="00000000" w:rsidR="00000000" w:rsidRPr="00000000">
        <w:rPr>
          <w:rFonts w:ascii="q_5" w:cs="q_5" w:eastAsia="q_5" w:hAnsi="q_5"/>
          <w:sz w:val="22"/>
          <w:szCs w:val="22"/>
          <w:rtl w:val="0"/>
        </w:rPr>
        <w:t xml:space="preserve">, covering genes, regulators, networks, promoters, etc. These services ensure broad, reproducible, and interoperable access for both programmatic and manual users.</w:t>
      </w:r>
    </w:p>
    <w:p w:rsidR="00000000" w:rsidDel="00000000" w:rsidP="00000000" w:rsidRDefault="00000000" w:rsidRPr="00000000" w14:paraId="00000221">
      <w:pPr>
        <w:ind w:left="708" w:firstLine="0"/>
        <w:rPr>
          <w:rFonts w:ascii="q_5" w:cs="q_5" w:eastAsia="q_5" w:hAnsi="q_5"/>
          <w:sz w:val="22"/>
          <w:szCs w:val="22"/>
        </w:rPr>
      </w:pPr>
      <w:r w:rsidDel="00000000" w:rsidR="00000000" w:rsidRPr="00000000">
        <w:rPr>
          <w:rtl w:val="0"/>
        </w:rPr>
      </w:r>
    </w:p>
    <w:p w:rsidR="00000000" w:rsidDel="00000000" w:rsidP="00000000" w:rsidRDefault="00000000" w:rsidRPr="00000000" w14:paraId="00000222">
      <w:pPr>
        <w:ind w:left="708" w:firstLine="0"/>
        <w:rPr>
          <w:rFonts w:ascii="q_5" w:cs="q_5" w:eastAsia="q_5" w:hAnsi="q_5"/>
          <w:sz w:val="22"/>
          <w:szCs w:val="22"/>
        </w:rPr>
      </w:pPr>
      <w:r w:rsidDel="00000000" w:rsidR="00000000" w:rsidRPr="00000000">
        <w:rPr>
          <w:rtl w:val="0"/>
        </w:rPr>
      </w:r>
    </w:p>
    <w:p w:rsidR="00000000" w:rsidDel="00000000" w:rsidP="00000000" w:rsidRDefault="00000000" w:rsidRPr="00000000" w14:paraId="00000223">
      <w:pPr>
        <w:ind w:left="708" w:firstLine="0"/>
        <w:rPr>
          <w:rFonts w:ascii="q_5" w:cs="q_5" w:eastAsia="q_5" w:hAnsi="q_5"/>
          <w:b w:val="1"/>
          <w:bCs w:val="1"/>
          <w:sz w:val="22"/>
          <w:szCs w:val="22"/>
        </w:rPr>
      </w:pPr>
      <w:r w:rsidDel="00000000" w:rsidR="00000000" w:rsidRPr="00000000">
        <w:rPr>
          <w:rFonts w:ascii="q_5" w:cs="q_5" w:eastAsia="q_5" w:hAnsi="q_5"/>
          <w:b w:val="1"/>
          <w:bCs w:val="1"/>
          <w:sz w:val="22"/>
          <w:szCs w:val="22"/>
          <w:rtl w:val="0"/>
        </w:rPr>
        <w:t xml:space="preserve">3f ii. Data sharing formats</w:t>
      </w:r>
    </w:p>
    <w:p w:rsidR="00000000" w:rsidDel="00000000" w:rsidP="00000000" w:rsidRDefault="00000000" w:rsidRPr="00000000" w14:paraId="00000224">
      <w:pPr>
        <w:ind w:left="708" w:firstLine="0"/>
        <w:rPr>
          <w:rFonts w:ascii="q_5" w:cs="q_5" w:eastAsia="q_5" w:hAnsi="q_5"/>
          <w:sz w:val="22"/>
          <w:szCs w:val="22"/>
        </w:rPr>
      </w:pPr>
      <w:r w:rsidDel="00000000" w:rsidR="00000000" w:rsidRPr="00000000">
        <w:rPr>
          <w:rFonts w:ascii="q_5" w:cs="q_5" w:eastAsia="q_5" w:hAnsi="q_5"/>
          <w:sz w:val="22"/>
          <w:szCs w:val="22"/>
          <w:rtl w:val="0"/>
        </w:rPr>
        <w:t xml:space="preserve">Please list formats in which data is made available for download (e.g. plain text (txt), FASTA, XML, HTML, SMBL, Dublin Core, xlsx, csv, tsv, JSON, docx, pdf, image formats, RDF, Hierarchical Data Format, MP3, MP4).</w:t>
      </w:r>
    </w:p>
    <w:p w:rsidR="00000000" w:rsidDel="00000000" w:rsidP="00000000" w:rsidRDefault="00000000" w:rsidRPr="00000000" w14:paraId="00000225">
      <w:pPr>
        <w:ind w:left="708" w:firstLine="0"/>
        <w:rPr>
          <w:rFonts w:ascii="q_5" w:cs="q_5" w:eastAsia="q_5" w:hAnsi="q_5"/>
          <w:sz w:val="22"/>
          <w:szCs w:val="22"/>
        </w:rPr>
      </w:pPr>
      <w:r w:rsidDel="00000000" w:rsidR="00000000" w:rsidRPr="00000000">
        <w:rPr>
          <w:rtl w:val="0"/>
        </w:rPr>
      </w:r>
    </w:p>
    <w:p w:rsidR="00000000" w:rsidDel="00000000" w:rsidP="00000000" w:rsidRDefault="00000000" w:rsidRPr="00000000" w14:paraId="00000226">
      <w:pPr>
        <w:ind w:left="708" w:firstLine="0"/>
        <w:rPr>
          <w:rFonts w:ascii="q_5" w:cs="q_5" w:eastAsia="q_5" w:hAnsi="q_5"/>
          <w:sz w:val="22"/>
          <w:szCs w:val="22"/>
        </w:rPr>
      </w:pPr>
      <w:r w:rsidDel="00000000" w:rsidR="00000000" w:rsidRPr="00000000">
        <w:rPr>
          <w:rFonts w:ascii="q_5" w:cs="q_5" w:eastAsia="q_5" w:hAnsi="q_5"/>
          <w:sz w:val="22"/>
          <w:szCs w:val="22"/>
          <w:rtl w:val="0"/>
        </w:rPr>
        <w:t xml:space="preserve">[Maximum 100 words]</w:t>
      </w:r>
    </w:p>
    <w:p w:rsidR="00000000" w:rsidDel="00000000" w:rsidP="00000000" w:rsidRDefault="00000000" w:rsidRPr="00000000" w14:paraId="00000227">
      <w:pPr>
        <w:ind w:left="708" w:firstLine="0"/>
        <w:rPr>
          <w:rFonts w:ascii="q_5" w:cs="q_5" w:eastAsia="q_5" w:hAnsi="q_5"/>
          <w:sz w:val="22"/>
          <w:szCs w:val="22"/>
        </w:rPr>
      </w:pPr>
      <w:r w:rsidDel="00000000" w:rsidR="00000000" w:rsidRPr="00000000">
        <w:rPr>
          <w:rtl w:val="0"/>
        </w:rPr>
      </w:r>
    </w:p>
    <w:p w:rsidR="00000000" w:rsidDel="00000000" w:rsidP="00000000" w:rsidRDefault="00000000" w:rsidRPr="00000000" w14:paraId="00000228">
      <w:pPr>
        <w:ind w:left="708" w:firstLine="0"/>
        <w:rPr>
          <w:rFonts w:ascii="q_5" w:cs="q_5" w:eastAsia="q_5" w:hAnsi="q_5"/>
          <w:sz w:val="22"/>
          <w:szCs w:val="22"/>
        </w:rPr>
      </w:pPr>
      <w:r w:rsidDel="00000000" w:rsidR="00000000" w:rsidRPr="00000000">
        <w:rPr>
          <w:rFonts w:ascii="q_5" w:cs="q_5" w:eastAsia="q_5" w:hAnsi="q_5"/>
          <w:sz w:val="22"/>
          <w:szCs w:val="22"/>
          <w:highlight w:val="yellow"/>
          <w:rtl w:val="0"/>
        </w:rPr>
        <w:t xml:space="preserve">propuesta</w:t>
      </w:r>
      <w:r w:rsidDel="00000000" w:rsidR="00000000" w:rsidRPr="00000000">
        <w:rPr>
          <w:rtl w:val="0"/>
        </w:rPr>
      </w:r>
    </w:p>
    <w:p w:rsidR="00000000" w:rsidDel="00000000" w:rsidP="00000000" w:rsidRDefault="00000000" w:rsidRPr="00000000" w14:paraId="00000229">
      <w:pPr>
        <w:ind w:left="708" w:firstLine="0"/>
        <w:rPr>
          <w:rFonts w:ascii="q_5" w:cs="q_5" w:eastAsia="q_5" w:hAnsi="q_5"/>
          <w:sz w:val="22"/>
          <w:szCs w:val="22"/>
        </w:rPr>
      </w:pPr>
      <w:r w:rsidDel="00000000" w:rsidR="00000000" w:rsidRPr="00000000">
        <w:rPr>
          <w:rtl w:val="0"/>
        </w:rPr>
      </w:r>
    </w:p>
    <w:p w:rsidR="00000000" w:rsidDel="00000000" w:rsidP="00000000" w:rsidRDefault="00000000" w:rsidRPr="00000000" w14:paraId="0000022A">
      <w:pPr>
        <w:ind w:left="708" w:firstLine="0"/>
        <w:rPr>
          <w:rFonts w:ascii="q_5" w:cs="q_5" w:eastAsia="q_5" w:hAnsi="q_5"/>
          <w:sz w:val="22"/>
          <w:szCs w:val="22"/>
        </w:rPr>
      </w:pPr>
      <w:r w:rsidDel="00000000" w:rsidR="00000000" w:rsidRPr="00000000">
        <w:rPr>
          <w:rFonts w:ascii="q_5" w:cs="q_5" w:eastAsia="q_5" w:hAnsi="q_5"/>
          <w:sz w:val="22"/>
          <w:szCs w:val="22"/>
          <w:rtl w:val="0"/>
        </w:rPr>
        <w:t xml:space="preserve">Data is shared in a variety of formats. </w:t>
      </w:r>
      <w:r w:rsidDel="00000000" w:rsidR="00000000" w:rsidRPr="00000000">
        <w:rPr>
          <w:rFonts w:ascii="q_5" w:cs="q_5" w:eastAsia="q_5" w:hAnsi="q_5"/>
          <w:b w:val="1"/>
          <w:bCs w:val="1"/>
          <w:sz w:val="22"/>
          <w:szCs w:val="22"/>
          <w:rtl w:val="0"/>
        </w:rPr>
        <w:t xml:space="preserve">TSV</w:t>
      </w:r>
      <w:r w:rsidDel="00000000" w:rsidR="00000000" w:rsidRPr="00000000">
        <w:rPr>
          <w:rFonts w:ascii="q_5" w:cs="q_5" w:eastAsia="q_5" w:hAnsi="q_5"/>
          <w:sz w:val="22"/>
          <w:szCs w:val="22"/>
          <w:rtl w:val="0"/>
        </w:rPr>
        <w:t xml:space="preserve"> and </w:t>
      </w:r>
      <w:r w:rsidDel="00000000" w:rsidR="00000000" w:rsidRPr="00000000">
        <w:rPr>
          <w:rFonts w:ascii="q_5" w:cs="q_5" w:eastAsia="q_5" w:hAnsi="q_5"/>
          <w:b w:val="1"/>
          <w:bCs w:val="1"/>
          <w:sz w:val="22"/>
          <w:szCs w:val="22"/>
          <w:rtl w:val="0"/>
        </w:rPr>
        <w:t xml:space="preserve">CSV</w:t>
      </w:r>
      <w:r w:rsidDel="00000000" w:rsidR="00000000" w:rsidRPr="00000000">
        <w:rPr>
          <w:rFonts w:ascii="q_5" w:cs="q_5" w:eastAsia="q_5" w:hAnsi="q_5"/>
          <w:sz w:val="22"/>
          <w:szCs w:val="22"/>
          <w:rtl w:val="0"/>
        </w:rPr>
        <w:t xml:space="preserve"> are used for downloading curated datasets and predefined queries. </w:t>
      </w:r>
      <w:r w:rsidDel="00000000" w:rsidR="00000000" w:rsidRPr="00000000">
        <w:rPr>
          <w:rFonts w:ascii="q_5" w:cs="q_5" w:eastAsia="q_5" w:hAnsi="q_5"/>
          <w:b w:val="1"/>
          <w:bCs w:val="1"/>
          <w:sz w:val="22"/>
          <w:szCs w:val="22"/>
          <w:rtl w:val="0"/>
        </w:rPr>
        <w:t xml:space="preserve">JSON</w:t>
      </w:r>
      <w:r w:rsidDel="00000000" w:rsidR="00000000" w:rsidRPr="00000000">
        <w:rPr>
          <w:rFonts w:ascii="q_5" w:cs="q_5" w:eastAsia="q_5" w:hAnsi="q_5"/>
          <w:sz w:val="22"/>
          <w:szCs w:val="22"/>
          <w:rtl w:val="0"/>
        </w:rPr>
        <w:t xml:space="preserve"> is the exclusive format returned by the </w:t>
      </w:r>
      <w:r w:rsidDel="00000000" w:rsidR="00000000" w:rsidRPr="00000000">
        <w:rPr>
          <w:rFonts w:ascii="q_5" w:cs="q_5" w:eastAsia="q_5" w:hAnsi="q_5"/>
          <w:b w:val="1"/>
          <w:bCs w:val="1"/>
          <w:sz w:val="22"/>
          <w:szCs w:val="22"/>
          <w:rtl w:val="0"/>
        </w:rPr>
        <w:t xml:space="preserve">GraphQL API</w:t>
      </w:r>
      <w:r w:rsidDel="00000000" w:rsidR="00000000" w:rsidRPr="00000000">
        <w:rPr>
          <w:rFonts w:ascii="q_5" w:cs="q_5" w:eastAsia="q_5" w:hAnsi="q_5"/>
          <w:sz w:val="22"/>
          <w:szCs w:val="22"/>
          <w:rtl w:val="0"/>
        </w:rPr>
        <w:t xml:space="preserve">. Sequence data is provided in </w:t>
      </w:r>
      <w:r w:rsidDel="00000000" w:rsidR="00000000" w:rsidRPr="00000000">
        <w:rPr>
          <w:rFonts w:ascii="q_5" w:cs="q_5" w:eastAsia="q_5" w:hAnsi="q_5"/>
          <w:b w:val="1"/>
          <w:bCs w:val="1"/>
          <w:sz w:val="22"/>
          <w:szCs w:val="22"/>
          <w:rtl w:val="0"/>
        </w:rPr>
        <w:t xml:space="preserve">FASTA</w:t>
      </w:r>
      <w:r w:rsidDel="00000000" w:rsidR="00000000" w:rsidRPr="00000000">
        <w:rPr>
          <w:rFonts w:ascii="q_5" w:cs="q_5" w:eastAsia="q_5" w:hAnsi="q_5"/>
          <w:sz w:val="22"/>
          <w:szCs w:val="22"/>
          <w:rtl w:val="0"/>
        </w:rPr>
        <w:t xml:space="preserve"> and </w:t>
      </w:r>
      <w:r w:rsidDel="00000000" w:rsidR="00000000" w:rsidRPr="00000000">
        <w:rPr>
          <w:rFonts w:ascii="q_5" w:cs="q_5" w:eastAsia="q_5" w:hAnsi="q_5"/>
          <w:b w:val="1"/>
          <w:bCs w:val="1"/>
          <w:sz w:val="22"/>
          <w:szCs w:val="22"/>
          <w:rtl w:val="0"/>
        </w:rPr>
        <w:t xml:space="preserve">GenBank</w:t>
      </w:r>
      <w:r w:rsidDel="00000000" w:rsidR="00000000" w:rsidRPr="00000000">
        <w:rPr>
          <w:rFonts w:ascii="q_5" w:cs="q_5" w:eastAsia="q_5" w:hAnsi="q_5"/>
          <w:sz w:val="22"/>
          <w:szCs w:val="22"/>
          <w:rtl w:val="0"/>
        </w:rPr>
        <w:t xml:space="preserve"> formats. Interactive visualizations (e.g., gene contexts, Gensor Units) can be exported as </w:t>
      </w:r>
      <w:r w:rsidDel="00000000" w:rsidR="00000000" w:rsidRPr="00000000">
        <w:rPr>
          <w:rFonts w:ascii="q_5" w:cs="q_5" w:eastAsia="q_5" w:hAnsi="q_5"/>
          <w:b w:val="1"/>
          <w:bCs w:val="1"/>
          <w:sz w:val="22"/>
          <w:szCs w:val="22"/>
          <w:rtl w:val="0"/>
        </w:rPr>
        <w:t xml:space="preserve">PNG</w:t>
      </w:r>
      <w:r w:rsidDel="00000000" w:rsidR="00000000" w:rsidRPr="00000000">
        <w:rPr>
          <w:rFonts w:ascii="q_5" w:cs="q_5" w:eastAsia="q_5" w:hAnsi="q_5"/>
          <w:sz w:val="22"/>
          <w:szCs w:val="22"/>
          <w:rtl w:val="0"/>
        </w:rPr>
        <w:t xml:space="preserve">, </w:t>
      </w:r>
      <w:r w:rsidDel="00000000" w:rsidR="00000000" w:rsidRPr="00000000">
        <w:rPr>
          <w:rFonts w:ascii="q_5" w:cs="q_5" w:eastAsia="q_5" w:hAnsi="q_5"/>
          <w:b w:val="1"/>
          <w:bCs w:val="1"/>
          <w:sz w:val="22"/>
          <w:szCs w:val="22"/>
          <w:rtl w:val="0"/>
        </w:rPr>
        <w:t xml:space="preserve">SVG</w:t>
      </w:r>
      <w:r w:rsidDel="00000000" w:rsidR="00000000" w:rsidRPr="00000000">
        <w:rPr>
          <w:rFonts w:ascii="q_5" w:cs="q_5" w:eastAsia="q_5" w:hAnsi="q_5"/>
          <w:sz w:val="22"/>
          <w:szCs w:val="22"/>
          <w:rtl w:val="0"/>
        </w:rPr>
        <w:t xml:space="preserve">, or </w:t>
      </w:r>
      <w:r w:rsidDel="00000000" w:rsidR="00000000" w:rsidRPr="00000000">
        <w:rPr>
          <w:rFonts w:ascii="q_5" w:cs="q_5" w:eastAsia="q_5" w:hAnsi="q_5"/>
          <w:b w:val="1"/>
          <w:bCs w:val="1"/>
          <w:sz w:val="22"/>
          <w:szCs w:val="22"/>
          <w:rtl w:val="0"/>
        </w:rPr>
        <w:t xml:space="preserve">JSON</w:t>
      </w:r>
      <w:r w:rsidDel="00000000" w:rsidR="00000000" w:rsidRPr="00000000">
        <w:rPr>
          <w:rFonts w:ascii="q_5" w:cs="q_5" w:eastAsia="q_5" w:hAnsi="q_5"/>
          <w:sz w:val="22"/>
          <w:szCs w:val="22"/>
          <w:rtl w:val="0"/>
        </w:rPr>
        <w:t xml:space="preserve"> files. Additionally, </w:t>
      </w:r>
      <w:r w:rsidDel="00000000" w:rsidR="00000000" w:rsidRPr="00000000">
        <w:rPr>
          <w:rFonts w:ascii="q_5" w:cs="q_5" w:eastAsia="q_5" w:hAnsi="q_5"/>
          <w:b w:val="1"/>
          <w:bCs w:val="1"/>
          <w:sz w:val="22"/>
          <w:szCs w:val="22"/>
          <w:rtl w:val="0"/>
        </w:rPr>
        <w:t xml:space="preserve">MongoDB</w:t>
      </w:r>
      <w:r w:rsidDel="00000000" w:rsidR="00000000" w:rsidRPr="00000000">
        <w:rPr>
          <w:rFonts w:ascii="q_5" w:cs="q_5" w:eastAsia="q_5" w:hAnsi="q_5"/>
          <w:sz w:val="22"/>
          <w:szCs w:val="22"/>
          <w:rtl w:val="0"/>
        </w:rPr>
        <w:t xml:space="preserve"> and </w:t>
      </w:r>
      <w:r w:rsidDel="00000000" w:rsidR="00000000" w:rsidRPr="00000000">
        <w:rPr>
          <w:rFonts w:ascii="q_5" w:cs="q_5" w:eastAsia="q_5" w:hAnsi="q_5"/>
          <w:b w:val="1"/>
          <w:bCs w:val="1"/>
          <w:sz w:val="22"/>
          <w:szCs w:val="22"/>
          <w:rtl w:val="0"/>
        </w:rPr>
        <w:t xml:space="preserve">Oracle dump</w:t>
      </w:r>
      <w:r w:rsidDel="00000000" w:rsidR="00000000" w:rsidRPr="00000000">
        <w:rPr>
          <w:rFonts w:ascii="q_5" w:cs="q_5" w:eastAsia="q_5" w:hAnsi="q_5"/>
          <w:sz w:val="22"/>
          <w:szCs w:val="22"/>
          <w:rtl w:val="0"/>
        </w:rPr>
        <w:t xml:space="preserve"> formats are available for full database backups. These formats support a wide range of users, from developers to experimental biologists, ensuring both programmatic access and manual exploration.</w:t>
      </w:r>
    </w:p>
    <w:p w:rsidR="00000000" w:rsidDel="00000000" w:rsidP="00000000" w:rsidRDefault="00000000" w:rsidRPr="00000000" w14:paraId="0000022B">
      <w:pPr>
        <w:ind w:left="708" w:firstLine="0"/>
        <w:rPr>
          <w:rFonts w:ascii="q_5" w:cs="q_5" w:eastAsia="q_5" w:hAnsi="q_5"/>
          <w:sz w:val="22"/>
          <w:szCs w:val="22"/>
        </w:rPr>
      </w:pPr>
      <w:r w:rsidDel="00000000" w:rsidR="00000000" w:rsidRPr="00000000">
        <w:rPr>
          <w:rtl w:val="0"/>
        </w:rPr>
      </w:r>
    </w:p>
    <w:p w:rsidR="00000000" w:rsidDel="00000000" w:rsidP="00000000" w:rsidRDefault="00000000" w:rsidRPr="00000000" w14:paraId="0000022C">
      <w:pPr>
        <w:rPr>
          <w:rFonts w:ascii="q_5" w:cs="q_5" w:eastAsia="q_5" w:hAnsi="q_5"/>
          <w:b w:val="1"/>
          <w:bCs w:val="1"/>
          <w:color w:val="000000"/>
        </w:rPr>
      </w:pPr>
      <w:r w:rsidDel="00000000" w:rsidR="00000000" w:rsidRPr="00000000">
        <w:rPr>
          <w:rFonts w:ascii="q_5" w:cs="q_5" w:eastAsia="q_5" w:hAnsi="q_5"/>
          <w:b w:val="1"/>
          <w:bCs w:val="1"/>
          <w:color w:val="000000"/>
          <w:rtl w:val="0"/>
        </w:rPr>
        <w:t xml:space="preserve">3g. User support</w:t>
      </w:r>
    </w:p>
    <w:p w:rsidR="00000000" w:rsidDel="00000000" w:rsidP="00000000" w:rsidRDefault="00000000" w:rsidRPr="00000000" w14:paraId="0000022D">
      <w:pPr>
        <w:ind w:left="708" w:firstLine="0"/>
        <w:rPr>
          <w:rFonts w:ascii="q_5" w:cs="q_5" w:eastAsia="q_5" w:hAnsi="q_5"/>
          <w:b w:val="1"/>
          <w:bCs w:val="1"/>
          <w:color w:val="000000"/>
          <w:sz w:val="22"/>
          <w:szCs w:val="22"/>
        </w:rPr>
      </w:pPr>
      <w:r w:rsidDel="00000000" w:rsidR="00000000" w:rsidRPr="00000000">
        <w:rPr>
          <w:rFonts w:ascii="q_5" w:cs="q_5" w:eastAsia="q_5" w:hAnsi="q_5"/>
          <w:b w:val="1"/>
          <w:bCs w:val="1"/>
          <w:color w:val="000000"/>
          <w:sz w:val="22"/>
          <w:szCs w:val="22"/>
          <w:rtl w:val="0"/>
        </w:rPr>
        <w:t xml:space="preserve">3g i. H</w:t>
      </w:r>
      <w:sdt>
        <w:sdtPr>
          <w:id w:val="844441364"/>
          <w:tag w:val="goog_rdk_47"/>
        </w:sdtPr>
        <w:sdtContent>
          <w:commentRangeStart w:id="23"/>
        </w:sdtContent>
      </w:sdt>
      <w:r w:rsidDel="00000000" w:rsidR="00000000" w:rsidRPr="00000000">
        <w:rPr>
          <w:rFonts w:ascii="q_5" w:cs="q_5" w:eastAsia="q_5" w:hAnsi="q_5"/>
          <w:b w:val="1"/>
          <w:bCs w:val="1"/>
          <w:color w:val="000000"/>
          <w:sz w:val="22"/>
          <w:szCs w:val="22"/>
          <w:rtl w:val="0"/>
        </w:rPr>
        <w:t xml:space="preserve">elpdesk</w:t>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22E">
      <w:pPr>
        <w:ind w:left="708" w:firstLine="0"/>
        <w:rPr>
          <w:rFonts w:ascii="q_5" w:cs="q_5" w:eastAsia="q_5" w:hAnsi="q_5"/>
          <w:color w:val="000000"/>
          <w:sz w:val="22"/>
          <w:szCs w:val="22"/>
        </w:rPr>
      </w:pPr>
      <w:r w:rsidDel="00000000" w:rsidR="00000000" w:rsidRPr="00000000">
        <w:rPr>
          <w:rFonts w:ascii="q_5" w:cs="q_5" w:eastAsia="q_5" w:hAnsi="q_5"/>
          <w:color w:val="000000"/>
          <w:sz w:val="22"/>
          <w:szCs w:val="22"/>
          <w:rtl w:val="0"/>
        </w:rPr>
        <w:t xml:space="preserve">Does the resource operate a Helpdesk via forms, email or social media Q&amp;A? If so, how can the users find out how to lodge a query with the Helpdesk?</w:t>
      </w:r>
    </w:p>
    <w:p w:rsidR="00000000" w:rsidDel="00000000" w:rsidP="00000000" w:rsidRDefault="00000000" w:rsidRPr="00000000" w14:paraId="0000022F">
      <w:pPr>
        <w:ind w:left="708" w:firstLine="0"/>
        <w:rPr>
          <w:rFonts w:ascii="q_5" w:cs="q_5" w:eastAsia="q_5" w:hAnsi="q_5"/>
          <w:color w:val="000000"/>
          <w:sz w:val="22"/>
          <w:szCs w:val="22"/>
        </w:rPr>
      </w:pPr>
      <w:r w:rsidDel="00000000" w:rsidR="00000000" w:rsidRPr="00000000">
        <w:rPr>
          <w:rtl w:val="0"/>
        </w:rPr>
      </w:r>
    </w:p>
    <w:p w:rsidR="00000000" w:rsidDel="00000000" w:rsidP="00000000" w:rsidRDefault="00000000" w:rsidRPr="00000000" w14:paraId="00000230">
      <w:pPr>
        <w:ind w:left="708" w:firstLine="0"/>
        <w:rPr>
          <w:rFonts w:ascii="q_5" w:cs="q_5" w:eastAsia="q_5" w:hAnsi="q_5"/>
          <w:color w:val="000000"/>
          <w:sz w:val="22"/>
          <w:szCs w:val="22"/>
        </w:rPr>
      </w:pPr>
      <w:r w:rsidDel="00000000" w:rsidR="00000000" w:rsidRPr="00000000">
        <w:rPr>
          <w:rFonts w:ascii="q_5" w:cs="q_5" w:eastAsia="q_5" w:hAnsi="q_5"/>
          <w:color w:val="000000"/>
          <w:sz w:val="22"/>
          <w:szCs w:val="22"/>
          <w:rtl w:val="0"/>
        </w:rPr>
        <w:t xml:space="preserve">[Maximum 100 words]</w:t>
      </w:r>
    </w:p>
    <w:p w:rsidR="00000000" w:rsidDel="00000000" w:rsidP="00000000" w:rsidRDefault="00000000" w:rsidRPr="00000000" w14:paraId="00000231">
      <w:pPr>
        <w:ind w:left="708" w:firstLine="0"/>
        <w:rPr>
          <w:rFonts w:ascii="q_5" w:cs="q_5" w:eastAsia="q_5" w:hAnsi="q_5"/>
          <w:sz w:val="22"/>
          <w:szCs w:val="22"/>
        </w:rPr>
      </w:pPr>
      <w:r w:rsidDel="00000000" w:rsidR="00000000" w:rsidRPr="00000000">
        <w:rPr>
          <w:rtl w:val="0"/>
        </w:rPr>
      </w:r>
    </w:p>
    <w:p w:rsidR="00000000" w:rsidDel="00000000" w:rsidP="00000000" w:rsidRDefault="00000000" w:rsidRPr="00000000" w14:paraId="00000232">
      <w:pPr>
        <w:ind w:left="708" w:firstLine="0"/>
        <w:rPr>
          <w:rFonts w:ascii="q_5" w:cs="q_5" w:eastAsia="q_5" w:hAnsi="q_5"/>
          <w:sz w:val="22"/>
          <w:szCs w:val="22"/>
        </w:rPr>
      </w:pPr>
      <w:r w:rsidDel="00000000" w:rsidR="00000000" w:rsidRPr="00000000">
        <w:rPr>
          <w:rFonts w:ascii="q_5" w:cs="q_5" w:eastAsia="q_5" w:hAnsi="q_5"/>
          <w:sz w:val="22"/>
          <w:szCs w:val="22"/>
          <w:rtl w:val="0"/>
        </w:rPr>
        <w:t xml:space="preserve">Yes, Re</w:t>
      </w:r>
      <w:sdt>
        <w:sdtPr>
          <w:id w:val="-1785455898"/>
          <w:tag w:val="goog_rdk_48"/>
        </w:sdtPr>
        <w:sdtContent>
          <w:commentRangeStart w:id="24"/>
        </w:sdtContent>
      </w:sdt>
      <w:r w:rsidDel="00000000" w:rsidR="00000000" w:rsidRPr="00000000">
        <w:rPr>
          <w:rFonts w:ascii="q_5" w:cs="q_5" w:eastAsia="q_5" w:hAnsi="q_5"/>
          <w:sz w:val="22"/>
          <w:szCs w:val="22"/>
          <w:rtl w:val="0"/>
        </w:rPr>
        <w:t xml:space="preserve">gulonDB operates a helpdes</w:t>
      </w:r>
      <w:commentRangeEnd w:id="24"/>
      <w:r w:rsidDel="00000000" w:rsidR="00000000" w:rsidRPr="00000000">
        <w:commentReference w:id="24"/>
      </w:r>
      <w:r w:rsidDel="00000000" w:rsidR="00000000" w:rsidRPr="00000000">
        <w:rPr>
          <w:rFonts w:ascii="q_5" w:cs="q_5" w:eastAsia="q_5" w:hAnsi="q_5"/>
          <w:sz w:val="22"/>
          <w:szCs w:val="22"/>
          <w:rtl w:val="0"/>
        </w:rPr>
        <w:t xml:space="preserve">k via the email address regulondb@ccg.unam.mx, which is a shared mailing list that includes both the curation and technical teams. User queries are triaged upon receipt: scientific questions are directed to a curator, while technical issues are handled by the software team, coordinated by the project’s software lead. All replies are copied to the mailing list to ensure team-wide visibility and traceability. Contact information is available on the website's “Help” and “Contact” sections. The team strives to respond promptly, usually within a few business days.</w:t>
      </w:r>
    </w:p>
    <w:p w:rsidR="00000000" w:rsidDel="00000000" w:rsidP="00000000" w:rsidRDefault="00000000" w:rsidRPr="00000000" w14:paraId="00000233">
      <w:pPr>
        <w:ind w:left="708" w:firstLine="0"/>
        <w:rPr>
          <w:rFonts w:ascii="q_5" w:cs="q_5" w:eastAsia="q_5" w:hAnsi="q_5"/>
          <w:color w:val="000000"/>
          <w:sz w:val="22"/>
          <w:szCs w:val="22"/>
        </w:rPr>
      </w:pPr>
      <w:r w:rsidDel="00000000" w:rsidR="00000000" w:rsidRPr="00000000">
        <w:rPr>
          <w:rtl w:val="0"/>
        </w:rPr>
      </w:r>
    </w:p>
    <w:p w:rsidR="00000000" w:rsidDel="00000000" w:rsidP="00000000" w:rsidRDefault="00000000" w:rsidRPr="00000000" w14:paraId="00000234">
      <w:pPr>
        <w:ind w:left="708" w:firstLine="0"/>
        <w:rPr>
          <w:rFonts w:ascii="q_5" w:cs="q_5" w:eastAsia="q_5" w:hAnsi="q_5"/>
          <w:b w:val="1"/>
          <w:bCs w:val="1"/>
          <w:color w:val="000000"/>
          <w:sz w:val="22"/>
          <w:szCs w:val="22"/>
        </w:rPr>
      </w:pPr>
      <w:r w:rsidDel="00000000" w:rsidR="00000000" w:rsidRPr="00000000">
        <w:rPr>
          <w:rFonts w:ascii="q_5" w:cs="q_5" w:eastAsia="q_5" w:hAnsi="q_5"/>
          <w:b w:val="1"/>
          <w:bCs w:val="1"/>
          <w:color w:val="000000"/>
          <w:sz w:val="22"/>
          <w:szCs w:val="22"/>
          <w:rtl w:val="0"/>
        </w:rPr>
        <w:t xml:space="preserve">3g ii. User feedback</w:t>
      </w:r>
    </w:p>
    <w:p w:rsidR="00000000" w:rsidDel="00000000" w:rsidP="00000000" w:rsidRDefault="00000000" w:rsidRPr="00000000" w14:paraId="00000235">
      <w:pPr>
        <w:ind w:left="708" w:firstLine="0"/>
        <w:rPr>
          <w:rFonts w:ascii="q_5" w:cs="q_5" w:eastAsia="q_5" w:hAnsi="q_5"/>
          <w:color w:val="000000"/>
          <w:sz w:val="22"/>
          <w:szCs w:val="22"/>
        </w:rPr>
      </w:pPr>
      <w:r w:rsidDel="00000000" w:rsidR="00000000" w:rsidRPr="00000000">
        <w:rPr>
          <w:rFonts w:ascii="q_5" w:cs="q_5" w:eastAsia="q_5" w:hAnsi="q_5"/>
          <w:color w:val="000000"/>
          <w:sz w:val="22"/>
          <w:szCs w:val="22"/>
          <w:rtl w:val="0"/>
        </w:rPr>
        <w:t xml:space="preserve">How does the resource seek and incorporate user input into service design decisions?</w:t>
      </w:r>
    </w:p>
    <w:p w:rsidR="00000000" w:rsidDel="00000000" w:rsidP="00000000" w:rsidRDefault="00000000" w:rsidRPr="00000000" w14:paraId="00000236">
      <w:pPr>
        <w:ind w:left="708" w:firstLine="0"/>
        <w:rPr>
          <w:rFonts w:ascii="q_5" w:cs="q_5" w:eastAsia="q_5" w:hAnsi="q_5"/>
          <w:color w:val="000000"/>
          <w:sz w:val="22"/>
          <w:szCs w:val="22"/>
        </w:rPr>
      </w:pPr>
      <w:r w:rsidDel="00000000" w:rsidR="00000000" w:rsidRPr="00000000">
        <w:rPr>
          <w:rtl w:val="0"/>
        </w:rPr>
      </w:r>
    </w:p>
    <w:p w:rsidR="00000000" w:rsidDel="00000000" w:rsidP="00000000" w:rsidRDefault="00000000" w:rsidRPr="00000000" w14:paraId="00000237">
      <w:pPr>
        <w:ind w:left="708" w:firstLine="0"/>
        <w:rPr>
          <w:rFonts w:ascii="q_5" w:cs="q_5" w:eastAsia="q_5" w:hAnsi="q_5"/>
          <w:color w:val="000000"/>
          <w:sz w:val="22"/>
          <w:szCs w:val="22"/>
        </w:rPr>
      </w:pPr>
      <w:r w:rsidDel="00000000" w:rsidR="00000000" w:rsidRPr="00000000">
        <w:rPr>
          <w:rFonts w:ascii="q_5" w:cs="q_5" w:eastAsia="q_5" w:hAnsi="q_5"/>
          <w:color w:val="000000"/>
          <w:sz w:val="22"/>
          <w:szCs w:val="22"/>
          <w:rtl w:val="0"/>
        </w:rPr>
        <w:t xml:space="preserve">[Maximum 100 words]</w:t>
      </w:r>
    </w:p>
    <w:p w:rsidR="00000000" w:rsidDel="00000000" w:rsidP="00000000" w:rsidRDefault="00000000" w:rsidRPr="00000000" w14:paraId="00000238">
      <w:pPr>
        <w:ind w:left="708" w:firstLine="0"/>
        <w:rPr>
          <w:rFonts w:ascii="q_5" w:cs="q_5" w:eastAsia="q_5" w:hAnsi="q_5"/>
          <w:sz w:val="22"/>
          <w:szCs w:val="22"/>
        </w:rPr>
      </w:pPr>
      <w:r w:rsidDel="00000000" w:rsidR="00000000" w:rsidRPr="00000000">
        <w:rPr>
          <w:rtl w:val="0"/>
        </w:rPr>
      </w:r>
    </w:p>
    <w:p w:rsidR="00000000" w:rsidDel="00000000" w:rsidP="00000000" w:rsidRDefault="00000000" w:rsidRPr="00000000" w14:paraId="00000239">
      <w:pPr>
        <w:ind w:left="708" w:firstLine="0"/>
        <w:rPr>
          <w:rFonts w:ascii="q_5" w:cs="q_5" w:eastAsia="q_5" w:hAnsi="q_5"/>
          <w:sz w:val="22"/>
          <w:szCs w:val="22"/>
          <w:highlight w:val="yellow"/>
        </w:rPr>
      </w:pPr>
      <w:r w:rsidDel="00000000" w:rsidR="00000000" w:rsidRPr="00000000">
        <w:rPr>
          <w:rFonts w:ascii="q_5" w:cs="q_5" w:eastAsia="q_5" w:hAnsi="q_5"/>
          <w:sz w:val="22"/>
          <w:szCs w:val="22"/>
          <w:highlight w:val="yellow"/>
          <w:rtl w:val="0"/>
        </w:rPr>
        <w:t xml:space="preserve">propuesta</w:t>
      </w:r>
    </w:p>
    <w:p w:rsidR="00000000" w:rsidDel="00000000" w:rsidP="00000000" w:rsidRDefault="00000000" w:rsidRPr="00000000" w14:paraId="0000023A">
      <w:pPr>
        <w:ind w:left="708" w:firstLine="0"/>
        <w:rPr>
          <w:rFonts w:ascii="q_5" w:cs="q_5" w:eastAsia="q_5" w:hAnsi="q_5"/>
          <w:sz w:val="22"/>
          <w:szCs w:val="22"/>
        </w:rPr>
      </w:pPr>
      <w:r w:rsidDel="00000000" w:rsidR="00000000" w:rsidRPr="00000000">
        <w:rPr>
          <w:rFonts w:ascii="q_5" w:cs="q_5" w:eastAsia="q_5" w:hAnsi="q_5"/>
          <w:sz w:val="22"/>
          <w:szCs w:val="22"/>
          <w:rtl w:val="0"/>
        </w:rPr>
        <w:t xml:space="preserve">RegulonDB actively seeks user feedback through its official helpdesk (regulondb@ccg.unam.mx), scientific workshops, academic courses, and collaborative meetings with partner institutions. Suggestions and feature requests are discussed in internal planning sessions and prioritized based on feasibility and user impact. Feedback has led to improvements such as downloadable network visualizations, the addition of confidence scores for regulatory objects, and expanded dataset formats.</w:t>
      </w:r>
    </w:p>
    <w:p w:rsidR="00000000" w:rsidDel="00000000" w:rsidP="00000000" w:rsidRDefault="00000000" w:rsidRPr="00000000" w14:paraId="0000023B">
      <w:pPr>
        <w:ind w:left="708" w:firstLine="0"/>
        <w:rPr>
          <w:rFonts w:ascii="q_5" w:cs="q_5" w:eastAsia="q_5" w:hAnsi="q_5"/>
          <w:sz w:val="22"/>
          <w:szCs w:val="22"/>
        </w:rPr>
      </w:pPr>
      <w:r w:rsidDel="00000000" w:rsidR="00000000" w:rsidRPr="00000000">
        <w:rPr>
          <w:rtl w:val="0"/>
        </w:rPr>
      </w:r>
    </w:p>
    <w:p w:rsidR="00000000" w:rsidDel="00000000" w:rsidP="00000000" w:rsidRDefault="00000000" w:rsidRPr="00000000" w14:paraId="0000023C">
      <w:pPr>
        <w:ind w:left="708" w:firstLine="0"/>
        <w:rPr>
          <w:rFonts w:ascii="q_5" w:cs="q_5" w:eastAsia="q_5" w:hAnsi="q_5"/>
          <w:sz w:val="22"/>
          <w:szCs w:val="22"/>
        </w:rPr>
      </w:pPr>
      <w:r w:rsidDel="00000000" w:rsidR="00000000" w:rsidRPr="00000000">
        <w:rPr>
          <w:rtl w:val="0"/>
        </w:rPr>
      </w:r>
    </w:p>
    <w:p w:rsidR="00000000" w:rsidDel="00000000" w:rsidP="00000000" w:rsidRDefault="00000000" w:rsidRPr="00000000" w14:paraId="0000023D">
      <w:pPr>
        <w:ind w:left="708" w:firstLine="0"/>
        <w:rPr>
          <w:rFonts w:ascii="q_5" w:cs="q_5" w:eastAsia="q_5" w:hAnsi="q_5"/>
          <w:color w:val="000000"/>
          <w:sz w:val="22"/>
          <w:szCs w:val="22"/>
        </w:rPr>
      </w:pPr>
      <w:r w:rsidDel="00000000" w:rsidR="00000000" w:rsidRPr="00000000">
        <w:rPr>
          <w:rtl w:val="0"/>
        </w:rPr>
      </w:r>
    </w:p>
    <w:p w:rsidR="00000000" w:rsidDel="00000000" w:rsidP="00000000" w:rsidRDefault="00000000" w:rsidRPr="00000000" w14:paraId="0000023E">
      <w:pPr>
        <w:ind w:left="708" w:firstLine="0"/>
        <w:rPr>
          <w:rFonts w:ascii="q_5" w:cs="q_5" w:eastAsia="q_5" w:hAnsi="q_5"/>
          <w:b w:val="1"/>
          <w:bCs w:val="1"/>
          <w:color w:val="000000"/>
          <w:sz w:val="22"/>
          <w:szCs w:val="22"/>
        </w:rPr>
      </w:pPr>
      <w:r w:rsidDel="00000000" w:rsidR="00000000" w:rsidRPr="00000000">
        <w:rPr>
          <w:rFonts w:ascii="q_5" w:cs="q_5" w:eastAsia="q_5" w:hAnsi="q_5"/>
          <w:b w:val="1"/>
          <w:bCs w:val="1"/>
          <w:color w:val="000000"/>
          <w:sz w:val="22"/>
          <w:szCs w:val="22"/>
          <w:rtl w:val="0"/>
        </w:rPr>
        <w:t xml:space="preserve">3</w:t>
      </w:r>
      <w:sdt>
        <w:sdtPr>
          <w:id w:val="-1743901785"/>
          <w:tag w:val="goog_rdk_49"/>
        </w:sdtPr>
        <w:sdtContent>
          <w:commentRangeStart w:id="25"/>
        </w:sdtContent>
      </w:sdt>
      <w:r w:rsidDel="00000000" w:rsidR="00000000" w:rsidRPr="00000000">
        <w:rPr>
          <w:rFonts w:ascii="q_5" w:cs="q_5" w:eastAsia="q_5" w:hAnsi="q_5"/>
          <w:b w:val="1"/>
          <w:bCs w:val="1"/>
          <w:color w:val="000000"/>
          <w:sz w:val="22"/>
          <w:szCs w:val="22"/>
          <w:rtl w:val="0"/>
        </w:rPr>
        <w:t xml:space="preserve">g iii. Training</w:t>
      </w:r>
      <w:commentRangeEnd w:id="25"/>
      <w:r w:rsidDel="00000000" w:rsidR="00000000" w:rsidRPr="00000000">
        <w:commentReference w:id="25"/>
      </w:r>
      <w:r w:rsidDel="00000000" w:rsidR="00000000" w:rsidRPr="00000000">
        <w:rPr>
          <w:rtl w:val="0"/>
        </w:rPr>
      </w:r>
    </w:p>
    <w:p w:rsidR="00000000" w:rsidDel="00000000" w:rsidP="00000000" w:rsidRDefault="00000000" w:rsidRPr="00000000" w14:paraId="0000023F">
      <w:pPr>
        <w:ind w:left="708" w:firstLine="0"/>
        <w:rPr>
          <w:rFonts w:ascii="q_5" w:cs="q_5" w:eastAsia="q_5" w:hAnsi="q_5"/>
          <w:sz w:val="22"/>
          <w:szCs w:val="22"/>
        </w:rPr>
      </w:pPr>
      <w:r w:rsidDel="00000000" w:rsidR="00000000" w:rsidRPr="00000000">
        <w:rPr>
          <w:rFonts w:ascii="q_5" w:cs="q_5" w:eastAsia="q_5" w:hAnsi="q_5"/>
          <w:color w:val="000000"/>
          <w:sz w:val="22"/>
          <w:szCs w:val="22"/>
          <w:rtl w:val="0"/>
        </w:rPr>
        <w:t xml:space="preserve">By what means does the resource undertake an</w:t>
      </w:r>
      <w:r w:rsidDel="00000000" w:rsidR="00000000" w:rsidRPr="00000000">
        <w:rPr>
          <w:rFonts w:ascii="q_5" w:cs="q_5" w:eastAsia="q_5" w:hAnsi="q_5"/>
          <w:color w:val="000000"/>
          <w:sz w:val="22"/>
          <w:szCs w:val="22"/>
          <w:rtl w:val="0"/>
        </w:rPr>
        <w:t xml:space="preserve">d publicise trainin</w:t>
      </w:r>
      <w:r w:rsidDel="00000000" w:rsidR="00000000" w:rsidRPr="00000000">
        <w:rPr>
          <w:rFonts w:ascii="q_5" w:cs="q_5" w:eastAsia="q_5" w:hAnsi="q_5"/>
          <w:color w:val="000000"/>
          <w:sz w:val="22"/>
          <w:szCs w:val="22"/>
          <w:rtl w:val="0"/>
        </w:rPr>
        <w:t xml:space="preserve">g activities or provide training materials?</w:t>
      </w:r>
      <w:r w:rsidDel="00000000" w:rsidR="00000000" w:rsidRPr="00000000">
        <w:rPr>
          <w:rtl w:val="0"/>
        </w:rPr>
      </w:r>
    </w:p>
    <w:p w:rsidR="00000000" w:rsidDel="00000000" w:rsidP="00000000" w:rsidRDefault="00000000" w:rsidRPr="00000000" w14:paraId="00000240">
      <w:pPr>
        <w:ind w:left="708" w:firstLine="0"/>
        <w:rPr>
          <w:rFonts w:ascii="q_5" w:cs="q_5" w:eastAsia="q_5" w:hAnsi="q_5"/>
          <w:color w:val="000000"/>
          <w:sz w:val="22"/>
          <w:szCs w:val="22"/>
        </w:rPr>
      </w:pPr>
      <w:r w:rsidDel="00000000" w:rsidR="00000000" w:rsidRPr="00000000">
        <w:rPr>
          <w:rtl w:val="0"/>
        </w:rPr>
      </w:r>
    </w:p>
    <w:p w:rsidR="00000000" w:rsidDel="00000000" w:rsidP="00000000" w:rsidRDefault="00000000" w:rsidRPr="00000000" w14:paraId="00000241">
      <w:pPr>
        <w:ind w:left="708" w:firstLine="0"/>
        <w:rPr>
          <w:rFonts w:ascii="q_5" w:cs="q_5" w:eastAsia="q_5" w:hAnsi="q_5"/>
          <w:color w:val="000000"/>
          <w:sz w:val="22"/>
          <w:szCs w:val="22"/>
        </w:rPr>
      </w:pPr>
      <w:r w:rsidDel="00000000" w:rsidR="00000000" w:rsidRPr="00000000">
        <w:rPr>
          <w:rFonts w:ascii="q_5" w:cs="q_5" w:eastAsia="q_5" w:hAnsi="q_5"/>
          <w:color w:val="000000"/>
          <w:sz w:val="22"/>
          <w:szCs w:val="22"/>
          <w:rtl w:val="0"/>
        </w:rPr>
        <w:t xml:space="preserve">[Maximum 100 words]</w:t>
      </w:r>
    </w:p>
    <w:p w:rsidR="00000000" w:rsidDel="00000000" w:rsidP="00000000" w:rsidRDefault="00000000" w:rsidRPr="00000000" w14:paraId="00000242">
      <w:pPr>
        <w:ind w:left="708" w:firstLine="0"/>
        <w:rPr>
          <w:rFonts w:ascii="q_5" w:cs="q_5" w:eastAsia="q_5" w:hAnsi="q_5"/>
          <w:sz w:val="22"/>
          <w:szCs w:val="22"/>
        </w:rPr>
      </w:pPr>
      <w:r w:rsidDel="00000000" w:rsidR="00000000" w:rsidRPr="00000000">
        <w:rPr>
          <w:rtl w:val="0"/>
        </w:rPr>
      </w:r>
    </w:p>
    <w:p w:rsidR="00000000" w:rsidDel="00000000" w:rsidP="00000000" w:rsidRDefault="00000000" w:rsidRPr="00000000" w14:paraId="00000243">
      <w:pPr>
        <w:ind w:left="708" w:firstLine="0"/>
        <w:rPr>
          <w:rFonts w:ascii="q_5" w:cs="q_5" w:eastAsia="q_5" w:hAnsi="q_5"/>
          <w:sz w:val="22"/>
          <w:szCs w:val="22"/>
        </w:rPr>
      </w:pPr>
      <w:r w:rsidDel="00000000" w:rsidR="00000000" w:rsidRPr="00000000">
        <w:rPr>
          <w:rFonts w:ascii="q_5" w:cs="q_5" w:eastAsia="q_5" w:hAnsi="q_5"/>
          <w:sz w:val="22"/>
          <w:szCs w:val="22"/>
          <w:rtl w:val="0"/>
        </w:rPr>
        <w:t xml:space="preserve">RegulonDB provides training through scientific publications, protocols, and release notes. New functionalities are described in peer-reviewed journals such as </w:t>
      </w:r>
      <w:r w:rsidDel="00000000" w:rsidR="00000000" w:rsidRPr="00000000">
        <w:rPr>
          <w:rFonts w:ascii="q_5" w:cs="q_5" w:eastAsia="q_5" w:hAnsi="q_5"/>
          <w:i w:val="1"/>
          <w:iCs w:val="1"/>
          <w:sz w:val="22"/>
          <w:szCs w:val="22"/>
          <w:rtl w:val="0"/>
        </w:rPr>
        <w:t xml:space="preserve">Nucleic Acids Research</w:t>
      </w:r>
      <w:r w:rsidDel="00000000" w:rsidR="00000000" w:rsidRPr="00000000">
        <w:rPr>
          <w:rFonts w:ascii="q_5" w:cs="q_5" w:eastAsia="q_5" w:hAnsi="q_5"/>
          <w:sz w:val="22"/>
          <w:szCs w:val="22"/>
          <w:rtl w:val="0"/>
        </w:rPr>
        <w:t xml:space="preserve">, and in practical protocol papers, for example:</w:t>
      </w:r>
      <w:hyperlink r:id="rId23">
        <w:r w:rsidDel="00000000" w:rsidR="00000000" w:rsidRPr="00000000">
          <w:rPr>
            <w:rFonts w:ascii="q_5" w:cs="q_5" w:eastAsia="q_5" w:hAnsi="q_5"/>
            <w:sz w:val="22"/>
            <w:szCs w:val="22"/>
            <w:rtl w:val="0"/>
          </w:rPr>
          <w:t xml:space="preserve"> </w:t>
        </w:r>
      </w:hyperlink>
      <w:hyperlink r:id="rId24">
        <w:r w:rsidDel="00000000" w:rsidR="00000000" w:rsidRPr="00000000">
          <w:rPr>
            <w:rFonts w:ascii="q_5" w:cs="q_5" w:eastAsia="q_5" w:hAnsi="q_5"/>
            <w:color w:val="1155cc"/>
            <w:sz w:val="22"/>
            <w:szCs w:val="22"/>
            <w:u w:val="single"/>
            <w:rtl w:val="0"/>
          </w:rPr>
          <w:t xml:space="preserve">PMC6060643</w:t>
        </w:r>
      </w:hyperlink>
      <w:r w:rsidDel="00000000" w:rsidR="00000000" w:rsidRPr="00000000">
        <w:rPr>
          <w:rFonts w:ascii="q_5" w:cs="q_5" w:eastAsia="q_5" w:hAnsi="q_5"/>
          <w:sz w:val="22"/>
          <w:szCs w:val="22"/>
          <w:rtl w:val="0"/>
        </w:rPr>
        <w:t xml:space="preserve">. These resources guide users on how to explore and apply RegulonDB data. Additionally, each release includes detailed notes highlighting updates and usage examples. These materials are publicised via the website and user mailing list, supporting both new and experienced users in navigating the resource effectively.</w:t>
      </w:r>
    </w:p>
    <w:p w:rsidR="00000000" w:rsidDel="00000000" w:rsidP="00000000" w:rsidRDefault="00000000" w:rsidRPr="00000000" w14:paraId="00000244">
      <w:pPr>
        <w:ind w:left="708" w:firstLine="0"/>
        <w:rPr>
          <w:rFonts w:ascii="q_5" w:cs="q_5" w:eastAsia="q_5" w:hAnsi="q_5"/>
          <w:color w:val="000000"/>
          <w:sz w:val="22"/>
          <w:szCs w:val="22"/>
        </w:rPr>
      </w:pPr>
      <w:r w:rsidDel="00000000" w:rsidR="00000000" w:rsidRPr="00000000">
        <w:rPr>
          <w:rtl w:val="0"/>
        </w:rPr>
      </w:r>
    </w:p>
    <w:p w:rsidR="00000000" w:rsidDel="00000000" w:rsidP="00000000" w:rsidRDefault="00000000" w:rsidRPr="00000000" w14:paraId="00000245">
      <w:pPr>
        <w:ind w:left="708" w:firstLine="0"/>
        <w:rPr>
          <w:rFonts w:ascii="q_5" w:cs="q_5" w:eastAsia="q_5" w:hAnsi="q_5"/>
          <w:b w:val="1"/>
          <w:bCs w:val="1"/>
          <w:color w:val="000000"/>
          <w:sz w:val="22"/>
          <w:szCs w:val="22"/>
        </w:rPr>
      </w:pPr>
      <w:r w:rsidDel="00000000" w:rsidR="00000000" w:rsidRPr="00000000">
        <w:rPr>
          <w:rFonts w:ascii="q_5" w:cs="q_5" w:eastAsia="q_5" w:hAnsi="q_5"/>
          <w:b w:val="1"/>
          <w:bCs w:val="1"/>
          <w:color w:val="000000"/>
          <w:sz w:val="22"/>
          <w:szCs w:val="22"/>
          <w:rtl w:val="0"/>
        </w:rPr>
        <w:t xml:space="preserve">3g iv. Communications</w:t>
      </w:r>
    </w:p>
    <w:p w:rsidR="00000000" w:rsidDel="00000000" w:rsidP="00000000" w:rsidRDefault="00000000" w:rsidRPr="00000000" w14:paraId="00000246">
      <w:pPr>
        <w:ind w:left="708" w:firstLine="0"/>
        <w:rPr>
          <w:rFonts w:ascii="q_5" w:cs="q_5" w:eastAsia="q_5" w:hAnsi="q_5"/>
          <w:color w:val="000000"/>
          <w:sz w:val="22"/>
          <w:szCs w:val="22"/>
        </w:rPr>
      </w:pPr>
      <w:r w:rsidDel="00000000" w:rsidR="00000000" w:rsidRPr="00000000">
        <w:rPr>
          <w:rFonts w:ascii="q_5" w:cs="q_5" w:eastAsia="q_5" w:hAnsi="q_5"/>
          <w:color w:val="000000"/>
          <w:sz w:val="22"/>
          <w:szCs w:val="22"/>
          <w:rtl w:val="0"/>
        </w:rPr>
        <w:t xml:space="preserve">By what means are updates and announcements communicated with the biodata resource</w:t>
      </w:r>
      <w:r w:rsidDel="00000000" w:rsidR="00000000" w:rsidRPr="00000000">
        <w:rPr>
          <w:rFonts w:ascii="q_5" w:cs="q_5" w:eastAsia="q_5" w:hAnsi="q_5"/>
          <w:sz w:val="22"/>
          <w:szCs w:val="22"/>
          <w:rtl w:val="0"/>
        </w:rPr>
        <w:t xml:space="preserve"> </w:t>
      </w:r>
      <w:r w:rsidDel="00000000" w:rsidR="00000000" w:rsidRPr="00000000">
        <w:rPr>
          <w:rFonts w:ascii="q_5" w:cs="q_5" w:eastAsia="q_5" w:hAnsi="q_5"/>
          <w:color w:val="000000"/>
          <w:sz w:val="22"/>
          <w:szCs w:val="22"/>
          <w:rtl w:val="0"/>
        </w:rPr>
        <w:t xml:space="preserve">users?</w:t>
      </w:r>
    </w:p>
    <w:p w:rsidR="00000000" w:rsidDel="00000000" w:rsidP="00000000" w:rsidRDefault="00000000" w:rsidRPr="00000000" w14:paraId="00000247">
      <w:pPr>
        <w:ind w:left="708" w:firstLine="0"/>
        <w:rPr>
          <w:rFonts w:ascii="q_5" w:cs="q_5" w:eastAsia="q_5" w:hAnsi="q_5"/>
          <w:sz w:val="22"/>
          <w:szCs w:val="22"/>
        </w:rPr>
      </w:pPr>
      <w:r w:rsidDel="00000000" w:rsidR="00000000" w:rsidRPr="00000000">
        <w:rPr>
          <w:rtl w:val="0"/>
        </w:rPr>
      </w:r>
    </w:p>
    <w:p w:rsidR="00000000" w:rsidDel="00000000" w:rsidP="00000000" w:rsidRDefault="00000000" w:rsidRPr="00000000" w14:paraId="00000248">
      <w:pPr>
        <w:ind w:left="708" w:firstLine="0"/>
        <w:rPr>
          <w:rFonts w:ascii="q_5" w:cs="q_5" w:eastAsia="q_5" w:hAnsi="q_5"/>
          <w:sz w:val="22"/>
          <w:szCs w:val="22"/>
        </w:rPr>
      </w:pPr>
      <w:r w:rsidDel="00000000" w:rsidR="00000000" w:rsidRPr="00000000">
        <w:rPr>
          <w:rFonts w:ascii="q_5" w:cs="q_5" w:eastAsia="q_5" w:hAnsi="q_5"/>
          <w:sz w:val="22"/>
          <w:szCs w:val="22"/>
          <w:rtl w:val="0"/>
        </w:rPr>
        <w:t xml:space="preserve">The main communication channel is that of release notes to our email list coming from users and emails from curated publications.</w:t>
      </w:r>
    </w:p>
    <w:p w:rsidR="00000000" w:rsidDel="00000000" w:rsidP="00000000" w:rsidRDefault="00000000" w:rsidRPr="00000000" w14:paraId="00000249">
      <w:pPr>
        <w:ind w:left="708" w:firstLine="0"/>
        <w:rPr>
          <w:rFonts w:ascii="q_5" w:cs="q_5" w:eastAsia="q_5" w:hAnsi="q_5"/>
          <w:color w:val="000000"/>
          <w:sz w:val="22"/>
          <w:szCs w:val="22"/>
        </w:rPr>
      </w:pPr>
      <w:r w:rsidDel="00000000" w:rsidR="00000000" w:rsidRPr="00000000">
        <w:rPr>
          <w:rtl w:val="0"/>
        </w:rPr>
      </w:r>
    </w:p>
    <w:p w:rsidR="00000000" w:rsidDel="00000000" w:rsidP="00000000" w:rsidRDefault="00000000" w:rsidRPr="00000000" w14:paraId="0000024A">
      <w:pPr>
        <w:ind w:left="708" w:firstLine="0"/>
        <w:rPr>
          <w:rFonts w:ascii="q_5" w:cs="q_5" w:eastAsia="q_5" w:hAnsi="q_5"/>
          <w:color w:val="000000"/>
          <w:sz w:val="22"/>
          <w:szCs w:val="22"/>
        </w:rPr>
      </w:pPr>
      <w:r w:rsidDel="00000000" w:rsidR="00000000" w:rsidRPr="00000000">
        <w:rPr>
          <w:rFonts w:ascii="q_5" w:cs="q_5" w:eastAsia="q_5" w:hAnsi="q_5"/>
          <w:color w:val="000000"/>
          <w:sz w:val="22"/>
          <w:szCs w:val="22"/>
          <w:rtl w:val="0"/>
        </w:rPr>
        <w:t xml:space="preserve">[Maximum 100 words]</w:t>
      </w:r>
    </w:p>
    <w:p w:rsidR="00000000" w:rsidDel="00000000" w:rsidP="00000000" w:rsidRDefault="00000000" w:rsidRPr="00000000" w14:paraId="0000024B">
      <w:pPr>
        <w:ind w:left="708" w:firstLine="0"/>
        <w:rPr>
          <w:rFonts w:ascii="q_5" w:cs="q_5" w:eastAsia="q_5" w:hAnsi="q_5"/>
          <w:sz w:val="22"/>
          <w:szCs w:val="22"/>
        </w:rPr>
      </w:pPr>
      <w:r w:rsidDel="00000000" w:rsidR="00000000" w:rsidRPr="00000000">
        <w:rPr>
          <w:rtl w:val="0"/>
        </w:rPr>
      </w:r>
    </w:p>
    <w:p w:rsidR="00000000" w:rsidDel="00000000" w:rsidP="00000000" w:rsidRDefault="00000000" w:rsidRPr="00000000" w14:paraId="0000024C">
      <w:pPr>
        <w:ind w:left="708" w:firstLine="0"/>
        <w:rPr>
          <w:rFonts w:ascii="q_5" w:cs="q_5" w:eastAsia="q_5" w:hAnsi="q_5"/>
          <w:sz w:val="22"/>
          <w:szCs w:val="22"/>
        </w:rPr>
      </w:pPr>
      <w:r w:rsidDel="00000000" w:rsidR="00000000" w:rsidRPr="00000000">
        <w:rPr>
          <w:rFonts w:ascii="q_5" w:cs="q_5" w:eastAsia="q_5" w:hAnsi="q_5"/>
          <w:sz w:val="22"/>
          <w:szCs w:val="22"/>
          <w:rtl w:val="0"/>
        </w:rPr>
        <w:t xml:space="preserve">RegulonDB communicates updates and announcements primarily through release notes published on its official website. These notes are issued with each new data release and describe new functionalities, data updates, and technical improvements. In addition, relevant updates may be highlighted through curated scientific publications. This approach ensures that users have access to timely and accurate information about the resource’s evolution and ongoing development.</w:t>
      </w:r>
    </w:p>
    <w:p w:rsidR="00000000" w:rsidDel="00000000" w:rsidP="00000000" w:rsidRDefault="00000000" w:rsidRPr="00000000" w14:paraId="0000024D">
      <w:pPr>
        <w:ind w:left="708" w:firstLine="0"/>
        <w:rPr>
          <w:rFonts w:ascii="q_5" w:cs="q_5" w:eastAsia="q_5" w:hAnsi="q_5"/>
          <w:color w:val="000000"/>
          <w:sz w:val="22"/>
          <w:szCs w:val="22"/>
        </w:rPr>
      </w:pPr>
      <w:r w:rsidDel="00000000" w:rsidR="00000000" w:rsidRPr="00000000">
        <w:rPr>
          <w:rtl w:val="0"/>
        </w:rPr>
      </w:r>
    </w:p>
    <w:p w:rsidR="00000000" w:rsidDel="00000000" w:rsidP="00000000" w:rsidRDefault="00000000" w:rsidRPr="00000000" w14:paraId="0000024E">
      <w:pPr>
        <w:ind w:left="708" w:firstLine="0"/>
        <w:rPr>
          <w:rFonts w:ascii="q_5" w:cs="q_5" w:eastAsia="q_5" w:hAnsi="q_5"/>
          <w:b w:val="1"/>
          <w:bCs w:val="1"/>
          <w:color w:val="000000"/>
          <w:sz w:val="22"/>
          <w:szCs w:val="22"/>
        </w:rPr>
      </w:pPr>
      <w:r w:rsidDel="00000000" w:rsidR="00000000" w:rsidRPr="00000000">
        <w:rPr>
          <w:rFonts w:ascii="q_5" w:cs="q_5" w:eastAsia="q_5" w:hAnsi="q_5"/>
          <w:b w:val="1"/>
          <w:bCs w:val="1"/>
          <w:color w:val="000000"/>
          <w:sz w:val="22"/>
          <w:szCs w:val="22"/>
          <w:rtl w:val="0"/>
        </w:rPr>
        <w:t xml:space="preserve">3g v. Language</w:t>
      </w:r>
    </w:p>
    <w:p w:rsidR="00000000" w:rsidDel="00000000" w:rsidP="00000000" w:rsidRDefault="00000000" w:rsidRPr="00000000" w14:paraId="0000024F">
      <w:pPr>
        <w:ind w:left="708" w:firstLine="0"/>
        <w:rPr>
          <w:rFonts w:ascii="q_5" w:cs="q_5" w:eastAsia="q_5" w:hAnsi="q_5"/>
          <w:color w:val="222222"/>
          <w:sz w:val="22"/>
          <w:szCs w:val="22"/>
        </w:rPr>
      </w:pPr>
      <w:r w:rsidDel="00000000" w:rsidR="00000000" w:rsidRPr="00000000">
        <w:rPr>
          <w:rFonts w:ascii="q_5" w:cs="q_5" w:eastAsia="q_5" w:hAnsi="q_5"/>
          <w:color w:val="222222"/>
          <w:sz w:val="22"/>
          <w:szCs w:val="22"/>
          <w:rtl w:val="0"/>
        </w:rPr>
        <w:t xml:space="preserve">Please list the language(s) in which the biodata resource web interface is available.</w:t>
      </w:r>
    </w:p>
    <w:p w:rsidR="00000000" w:rsidDel="00000000" w:rsidP="00000000" w:rsidRDefault="00000000" w:rsidRPr="00000000" w14:paraId="00000250">
      <w:pPr>
        <w:ind w:left="708" w:firstLine="0"/>
        <w:rPr>
          <w:rFonts w:ascii="q_5" w:cs="q_5" w:eastAsia="q_5" w:hAnsi="q_5"/>
          <w:color w:val="222222"/>
          <w:sz w:val="22"/>
          <w:szCs w:val="22"/>
        </w:rPr>
      </w:pPr>
      <w:r w:rsidDel="00000000" w:rsidR="00000000" w:rsidRPr="00000000">
        <w:rPr>
          <w:rtl w:val="0"/>
        </w:rPr>
      </w:r>
    </w:p>
    <w:p w:rsidR="00000000" w:rsidDel="00000000" w:rsidP="00000000" w:rsidRDefault="00000000" w:rsidRPr="00000000" w14:paraId="00000251">
      <w:pPr>
        <w:ind w:left="708" w:firstLine="0"/>
        <w:rPr>
          <w:rFonts w:ascii="q_5" w:cs="q_5" w:eastAsia="q_5" w:hAnsi="q_5"/>
          <w:b w:val="1"/>
          <w:bCs w:val="1"/>
          <w:color w:val="222222"/>
          <w:sz w:val="22"/>
          <w:szCs w:val="22"/>
        </w:rPr>
      </w:pPr>
      <w:r w:rsidDel="00000000" w:rsidR="00000000" w:rsidRPr="00000000">
        <w:rPr>
          <w:rFonts w:ascii="q_5" w:cs="q_5" w:eastAsia="q_5" w:hAnsi="q_5"/>
          <w:b w:val="1"/>
          <w:bCs w:val="1"/>
          <w:color w:val="222222"/>
          <w:sz w:val="22"/>
          <w:szCs w:val="22"/>
          <w:rtl w:val="0"/>
        </w:rPr>
        <w:t xml:space="preserve">RegulonDB is currently only available in English.</w:t>
      </w:r>
    </w:p>
    <w:p w:rsidR="00000000" w:rsidDel="00000000" w:rsidP="00000000" w:rsidRDefault="00000000" w:rsidRPr="00000000" w14:paraId="00000252">
      <w:pPr>
        <w:ind w:left="708" w:firstLine="0"/>
        <w:rPr>
          <w:rFonts w:ascii="q_5" w:cs="q_5" w:eastAsia="q_5" w:hAnsi="q_5"/>
          <w:color w:val="222222"/>
          <w:sz w:val="22"/>
          <w:szCs w:val="22"/>
        </w:rPr>
      </w:pPr>
      <w:r w:rsidDel="00000000" w:rsidR="00000000" w:rsidRPr="00000000">
        <w:rPr>
          <w:rtl w:val="0"/>
        </w:rPr>
      </w:r>
    </w:p>
    <w:p w:rsidR="00000000" w:rsidDel="00000000" w:rsidP="00000000" w:rsidRDefault="00000000" w:rsidRPr="00000000" w14:paraId="00000253">
      <w:pPr>
        <w:ind w:left="708" w:firstLine="0"/>
        <w:rPr>
          <w:rFonts w:ascii="q_5" w:cs="q_5" w:eastAsia="q_5" w:hAnsi="q_5"/>
          <w:color w:val="000000"/>
          <w:sz w:val="22"/>
          <w:szCs w:val="22"/>
        </w:rPr>
      </w:pPr>
      <w:r w:rsidDel="00000000" w:rsidR="00000000" w:rsidRPr="00000000">
        <w:rPr>
          <w:rFonts w:ascii="q_5" w:cs="q_5" w:eastAsia="q_5" w:hAnsi="q_5"/>
          <w:color w:val="000000"/>
          <w:sz w:val="22"/>
          <w:szCs w:val="22"/>
          <w:rtl w:val="0"/>
        </w:rPr>
        <w:t xml:space="preserve">[Maximum 100 words]</w:t>
      </w:r>
    </w:p>
    <w:p w:rsidR="00000000" w:rsidDel="00000000" w:rsidP="00000000" w:rsidRDefault="00000000" w:rsidRPr="00000000" w14:paraId="00000254">
      <w:pPr>
        <w:ind w:left="708" w:firstLine="0"/>
        <w:rPr>
          <w:rFonts w:ascii="q_5" w:cs="q_5" w:eastAsia="q_5" w:hAnsi="q_5"/>
          <w:color w:val="000000"/>
          <w:sz w:val="22"/>
          <w:szCs w:val="22"/>
        </w:rPr>
      </w:pPr>
      <w:r w:rsidDel="00000000" w:rsidR="00000000" w:rsidRPr="00000000">
        <w:rPr>
          <w:rtl w:val="0"/>
        </w:rPr>
      </w:r>
    </w:p>
    <w:p w:rsidR="00000000" w:rsidDel="00000000" w:rsidP="00000000" w:rsidRDefault="00000000" w:rsidRPr="00000000" w14:paraId="00000255">
      <w:pPr>
        <w:ind w:left="708" w:firstLine="0"/>
        <w:rPr>
          <w:rFonts w:ascii="q_5" w:cs="q_5" w:eastAsia="q_5" w:hAnsi="q_5"/>
          <w:color w:val="000000"/>
          <w:sz w:val="22"/>
          <w:szCs w:val="22"/>
        </w:rPr>
      </w:pPr>
      <w:r w:rsidDel="00000000" w:rsidR="00000000" w:rsidRPr="00000000">
        <w:rPr>
          <w:rtl w:val="0"/>
        </w:rPr>
      </w:r>
    </w:p>
    <w:p w:rsidR="00000000" w:rsidDel="00000000" w:rsidP="00000000" w:rsidRDefault="00000000" w:rsidRPr="00000000" w14:paraId="00000256">
      <w:pPr>
        <w:ind w:left="708" w:firstLine="0"/>
        <w:rPr>
          <w:rFonts w:ascii="q_5" w:cs="q_5" w:eastAsia="q_5" w:hAnsi="q_5"/>
          <w:color w:val="000000"/>
          <w:sz w:val="22"/>
          <w:szCs w:val="22"/>
        </w:rPr>
      </w:pPr>
      <w:r w:rsidDel="00000000" w:rsidR="00000000" w:rsidRPr="00000000">
        <w:rPr>
          <w:rtl w:val="0"/>
        </w:rPr>
      </w:r>
    </w:p>
    <w:p w:rsidR="00000000" w:rsidDel="00000000" w:rsidP="00000000" w:rsidRDefault="00000000" w:rsidRPr="00000000" w14:paraId="00000257">
      <w:pPr>
        <w:rPr>
          <w:rFonts w:ascii="q_5" w:cs="q_5" w:eastAsia="q_5" w:hAnsi="q_5"/>
          <w:color w:val="29477e"/>
          <w:sz w:val="28"/>
          <w:szCs w:val="28"/>
        </w:rPr>
      </w:pPr>
      <w:r w:rsidDel="00000000" w:rsidR="00000000" w:rsidRPr="00000000">
        <w:rPr>
          <w:rFonts w:ascii="q_5" w:cs="q_5" w:eastAsia="q_5" w:hAnsi="q_5"/>
          <w:color w:val="29477e"/>
          <w:sz w:val="28"/>
          <w:szCs w:val="28"/>
          <w:rtl w:val="0"/>
        </w:rPr>
        <w:t xml:space="preserve">4. Funding, governance and legal infrastructure</w:t>
      </w:r>
    </w:p>
    <w:p w:rsidR="00000000" w:rsidDel="00000000" w:rsidP="00000000" w:rsidRDefault="00000000" w:rsidRPr="00000000" w14:paraId="00000258">
      <w:pPr>
        <w:rPr>
          <w:rFonts w:ascii="q_5" w:cs="q_5" w:eastAsia="q_5" w:hAnsi="q_5"/>
          <w:b w:val="1"/>
          <w:bCs w:val="1"/>
          <w:color w:val="000000"/>
        </w:rPr>
      </w:pPr>
      <w:r w:rsidDel="00000000" w:rsidR="00000000" w:rsidRPr="00000000">
        <w:rPr>
          <w:rFonts w:ascii="q_5" w:cs="q_5" w:eastAsia="q_5" w:hAnsi="q_5"/>
          <w:b w:val="1"/>
          <w:bCs w:val="1"/>
          <w:color w:val="000000"/>
          <w:rtl w:val="0"/>
        </w:rPr>
        <w:t xml:space="preserve">4a. Funding</w:t>
      </w:r>
    </w:p>
    <w:p w:rsidR="00000000" w:rsidDel="00000000" w:rsidP="00000000" w:rsidRDefault="00000000" w:rsidRPr="00000000" w14:paraId="00000259">
      <w:pPr>
        <w:rPr>
          <w:rFonts w:ascii="q_5" w:cs="q_5" w:eastAsia="q_5" w:hAnsi="q_5"/>
          <w:color w:val="000000"/>
          <w:sz w:val="22"/>
          <w:szCs w:val="22"/>
        </w:rPr>
      </w:pPr>
      <w:r w:rsidDel="00000000" w:rsidR="00000000" w:rsidRPr="00000000">
        <w:rPr>
          <w:rFonts w:ascii="q_5" w:cs="q_5" w:eastAsia="q_5" w:hAnsi="q_5"/>
          <w:color w:val="000000"/>
          <w:sz w:val="22"/>
          <w:szCs w:val="22"/>
          <w:rtl w:val="0"/>
        </w:rPr>
        <w:t xml:space="preserve">Please list the funding secured for the resource by the host institution or other entities over the past five years, including current as well as any future funding commitments.</w:t>
      </w:r>
    </w:p>
    <w:p w:rsidR="00000000" w:rsidDel="00000000" w:rsidP="00000000" w:rsidRDefault="00000000" w:rsidRPr="00000000" w14:paraId="0000025A">
      <w:pPr>
        <w:rPr>
          <w:rFonts w:ascii="q_5" w:cs="q_5" w:eastAsia="q_5" w:hAnsi="q_5"/>
          <w:sz w:val="22"/>
          <w:szCs w:val="22"/>
        </w:rPr>
      </w:pPr>
      <w:r w:rsidDel="00000000" w:rsidR="00000000" w:rsidRPr="00000000">
        <w:rPr>
          <w:rtl w:val="0"/>
        </w:rPr>
      </w:r>
    </w:p>
    <w:p w:rsidR="00000000" w:rsidDel="00000000" w:rsidP="00000000" w:rsidRDefault="00000000" w:rsidRPr="00000000" w14:paraId="0000025B">
      <w:pPr>
        <w:rPr>
          <w:rFonts w:ascii="q_5" w:cs="q_5" w:eastAsia="q_5" w:hAnsi="q_5"/>
          <w:sz w:val="22"/>
          <w:szCs w:val="22"/>
        </w:rPr>
      </w:pPr>
      <w:r w:rsidDel="00000000" w:rsidR="00000000" w:rsidRPr="00000000">
        <w:rPr>
          <w:rFonts w:ascii="q_5" w:cs="q_5" w:eastAsia="q_5" w:hAnsi="q_5"/>
          <w:sz w:val="22"/>
          <w:szCs w:val="22"/>
          <w:rtl w:val="0"/>
        </w:rPr>
        <w:t xml:space="preserve">The funding secured by the CCG at UNAM provides us with three technicians which are the senior curator, the coordinator of the computational infrastructure and a programmer, in addition to the PI of the project.  The institution has also provided soft money for three more people in the team, although this may change in the near future. It also provides for the lab infrastructure, computer equipment, internet, access to PubMed and some resources for attending conferences. During these last 5 years we have had support of a subcontract with SRI funded by the NIH grant to EcoCyc as part of our collaboration in providing curation of transcriptional regulation. Current pending support includes an NIH RegulonDB 4 year grant, and a smaller 3 year grant application to the mexican governmental agency.</w:t>
      </w:r>
    </w:p>
    <w:p w:rsidR="00000000" w:rsidDel="00000000" w:rsidP="00000000" w:rsidRDefault="00000000" w:rsidRPr="00000000" w14:paraId="0000025C">
      <w:pPr>
        <w:rPr>
          <w:rFonts w:ascii="q_5" w:cs="q_5" w:eastAsia="q_5" w:hAnsi="q_5"/>
          <w:sz w:val="22"/>
          <w:szCs w:val="22"/>
        </w:rPr>
      </w:pPr>
      <w:r w:rsidDel="00000000" w:rsidR="00000000" w:rsidRPr="00000000">
        <w:rPr>
          <w:rtl w:val="0"/>
        </w:rPr>
      </w:r>
    </w:p>
    <w:p w:rsidR="00000000" w:rsidDel="00000000" w:rsidP="00000000" w:rsidRDefault="00000000" w:rsidRPr="00000000" w14:paraId="0000025D">
      <w:pPr>
        <w:rPr>
          <w:rFonts w:ascii="q_5" w:cs="q_5" w:eastAsia="q_5" w:hAnsi="q_5"/>
          <w:sz w:val="22"/>
          <w:szCs w:val="22"/>
        </w:rPr>
      </w:pPr>
      <w:r w:rsidDel="00000000" w:rsidR="00000000" w:rsidRPr="00000000">
        <w:rPr>
          <w:rtl w:val="0"/>
        </w:rPr>
      </w:r>
    </w:p>
    <w:p w:rsidR="00000000" w:rsidDel="00000000" w:rsidP="00000000" w:rsidRDefault="00000000" w:rsidRPr="00000000" w14:paraId="0000025E">
      <w:pPr>
        <w:rPr>
          <w:rFonts w:ascii="q_5" w:cs="q_5" w:eastAsia="q_5" w:hAnsi="q_5"/>
          <w:color w:val="000000"/>
          <w:sz w:val="22"/>
          <w:szCs w:val="22"/>
        </w:rPr>
      </w:pPr>
      <w:r w:rsidDel="00000000" w:rsidR="00000000" w:rsidRPr="00000000">
        <w:rPr>
          <w:rtl w:val="0"/>
        </w:rPr>
      </w:r>
    </w:p>
    <w:p w:rsidR="00000000" w:rsidDel="00000000" w:rsidP="00000000" w:rsidRDefault="00000000" w:rsidRPr="00000000" w14:paraId="0000025F">
      <w:pPr>
        <w:rPr>
          <w:rFonts w:ascii="q_5" w:cs="q_5" w:eastAsia="q_5" w:hAnsi="q_5"/>
          <w:color w:val="000000"/>
          <w:sz w:val="22"/>
          <w:szCs w:val="22"/>
        </w:rPr>
      </w:pPr>
      <w:r w:rsidDel="00000000" w:rsidR="00000000" w:rsidRPr="00000000">
        <w:rPr>
          <w:rFonts w:ascii="q_5" w:cs="q_5" w:eastAsia="q_5" w:hAnsi="q_5"/>
          <w:color w:val="000000"/>
          <w:sz w:val="22"/>
          <w:szCs w:val="22"/>
          <w:rtl w:val="0"/>
        </w:rPr>
        <w:t xml:space="preserve">[Maximum 300 words]</w:t>
      </w:r>
    </w:p>
    <w:p w:rsidR="00000000" w:rsidDel="00000000" w:rsidP="00000000" w:rsidRDefault="00000000" w:rsidRPr="00000000" w14:paraId="00000260">
      <w:pPr>
        <w:rPr>
          <w:rFonts w:ascii="q_5" w:cs="q_5" w:eastAsia="q_5" w:hAnsi="q_5"/>
          <w:color w:val="000000"/>
          <w:sz w:val="22"/>
          <w:szCs w:val="22"/>
        </w:rPr>
      </w:pPr>
      <w:r w:rsidDel="00000000" w:rsidR="00000000" w:rsidRPr="00000000">
        <w:rPr>
          <w:rtl w:val="0"/>
        </w:rPr>
      </w:r>
    </w:p>
    <w:p w:rsidR="00000000" w:rsidDel="00000000" w:rsidP="00000000" w:rsidRDefault="00000000" w:rsidRPr="00000000" w14:paraId="00000261">
      <w:pPr>
        <w:rPr>
          <w:rFonts w:ascii="q_5" w:cs="q_5" w:eastAsia="q_5" w:hAnsi="q_5"/>
          <w:b w:val="1"/>
          <w:bCs w:val="1"/>
          <w:color w:val="000000"/>
        </w:rPr>
      </w:pPr>
      <w:r w:rsidDel="00000000" w:rsidR="00000000" w:rsidRPr="00000000">
        <w:rPr>
          <w:rFonts w:ascii="q_5" w:cs="q_5" w:eastAsia="q_5" w:hAnsi="q_5"/>
          <w:b w:val="1"/>
          <w:bCs w:val="1"/>
          <w:color w:val="000000"/>
          <w:rtl w:val="0"/>
        </w:rPr>
        <w:t xml:space="preserve">4b. Scientific Advisory Board</w:t>
      </w:r>
    </w:p>
    <w:p w:rsidR="00000000" w:rsidDel="00000000" w:rsidP="00000000" w:rsidRDefault="00000000" w:rsidRPr="00000000" w14:paraId="00000262">
      <w:pPr>
        <w:rPr>
          <w:rFonts w:ascii="q_5" w:cs="q_5" w:eastAsia="q_5" w:hAnsi="q_5"/>
          <w:color w:val="000000"/>
          <w:sz w:val="22"/>
          <w:szCs w:val="22"/>
        </w:rPr>
      </w:pPr>
      <w:r w:rsidDel="00000000" w:rsidR="00000000" w:rsidRPr="00000000">
        <w:rPr>
          <w:rFonts w:ascii="q_5" w:cs="q_5" w:eastAsia="q_5" w:hAnsi="q_5"/>
          <w:color w:val="000000"/>
          <w:sz w:val="22"/>
          <w:szCs w:val="22"/>
          <w:rtl w:val="0"/>
        </w:rPr>
        <w:t xml:space="preserve">Please describe the composition, function and activities of the Scientific Advisory Board, or other</w:t>
      </w:r>
      <w:r w:rsidDel="00000000" w:rsidR="00000000" w:rsidRPr="00000000">
        <w:rPr>
          <w:rFonts w:ascii="q_5" w:cs="q_5" w:eastAsia="q_5" w:hAnsi="q_5"/>
          <w:sz w:val="22"/>
          <w:szCs w:val="22"/>
          <w:rtl w:val="0"/>
        </w:rPr>
        <w:t xml:space="preserve"> </w:t>
      </w:r>
      <w:r w:rsidDel="00000000" w:rsidR="00000000" w:rsidRPr="00000000">
        <w:rPr>
          <w:rFonts w:ascii="q_5" w:cs="q_5" w:eastAsia="q_5" w:hAnsi="q_5"/>
          <w:color w:val="000000"/>
          <w:sz w:val="22"/>
          <w:szCs w:val="22"/>
          <w:rtl w:val="0"/>
        </w:rPr>
        <w:t xml:space="preserve">equivalent body. Please include a url for the SAB, if available, or brief description, if not.</w:t>
      </w:r>
    </w:p>
    <w:p w:rsidR="00000000" w:rsidDel="00000000" w:rsidP="00000000" w:rsidRDefault="00000000" w:rsidRPr="00000000" w14:paraId="00000263">
      <w:pPr>
        <w:rPr>
          <w:rFonts w:ascii="q_5" w:cs="q_5" w:eastAsia="q_5" w:hAnsi="q_5"/>
          <w:sz w:val="22"/>
          <w:szCs w:val="22"/>
        </w:rPr>
      </w:pPr>
      <w:r w:rsidDel="00000000" w:rsidR="00000000" w:rsidRPr="00000000">
        <w:rPr>
          <w:rtl w:val="0"/>
        </w:rPr>
      </w:r>
    </w:p>
    <w:p w:rsidR="00000000" w:rsidDel="00000000" w:rsidP="00000000" w:rsidRDefault="00000000" w:rsidRPr="00000000" w14:paraId="00000264">
      <w:pPr>
        <w:rPr>
          <w:rFonts w:ascii="q_5" w:cs="q_5" w:eastAsia="q_5" w:hAnsi="q_5"/>
          <w:b w:val="1"/>
          <w:bCs w:val="1"/>
          <w:sz w:val="22"/>
          <w:szCs w:val="22"/>
        </w:rPr>
      </w:pPr>
      <w:r w:rsidDel="00000000" w:rsidR="00000000" w:rsidRPr="00000000">
        <w:rPr>
          <w:rFonts w:ascii="q_5" w:cs="q_5" w:eastAsia="q_5" w:hAnsi="q_5"/>
          <w:b w:val="1"/>
          <w:bCs w:val="1"/>
          <w:sz w:val="22"/>
          <w:szCs w:val="22"/>
          <w:rtl w:val="0"/>
        </w:rPr>
        <w:t xml:space="preserve">-197 palabras-</w:t>
      </w:r>
    </w:p>
    <w:p w:rsidR="00000000" w:rsidDel="00000000" w:rsidP="00000000" w:rsidRDefault="00000000" w:rsidRPr="00000000" w14:paraId="00000265">
      <w:pPr>
        <w:rPr>
          <w:rFonts w:ascii="q_5" w:cs="q_5" w:eastAsia="q_5" w:hAnsi="q_5"/>
          <w:sz w:val="22"/>
          <w:szCs w:val="22"/>
        </w:rPr>
      </w:pPr>
      <w:r w:rsidDel="00000000" w:rsidR="00000000" w:rsidRPr="00000000">
        <w:rPr>
          <w:rtl w:val="0"/>
        </w:rPr>
      </w:r>
    </w:p>
    <w:p w:rsidR="00000000" w:rsidDel="00000000" w:rsidP="00000000" w:rsidRDefault="00000000" w:rsidRPr="00000000" w14:paraId="00000266">
      <w:pPr>
        <w:rPr>
          <w:rFonts w:ascii="Times New Roman" w:cs="Times New Roman" w:eastAsia="Times New Roman" w:hAnsi="Times New Roman"/>
          <w:color w:val="a61c00"/>
        </w:rPr>
      </w:pPr>
      <w:r w:rsidDel="00000000" w:rsidR="00000000" w:rsidRPr="00000000">
        <w:rPr>
          <w:rFonts w:ascii="Times New Roman" w:cs="Times New Roman" w:eastAsia="Times New Roman" w:hAnsi="Times New Roman"/>
          <w:rtl w:val="0"/>
        </w:rPr>
        <w:t xml:space="preserve">The SAB is composed by t</w:t>
      </w:r>
      <w:sdt>
        <w:sdtPr>
          <w:id w:val="-486755618"/>
          <w:tag w:val="goog_rdk_50"/>
        </w:sdtPr>
        <w:sdtContent>
          <w:commentRangeStart w:id="26"/>
        </w:sdtContent>
      </w:sdt>
      <w:r w:rsidDel="00000000" w:rsidR="00000000" w:rsidRPr="00000000">
        <w:rPr>
          <w:rFonts w:ascii="Times New Roman" w:cs="Times New Roman" w:eastAsia="Times New Roman" w:hAnsi="Times New Roman"/>
          <w:rtl w:val="0"/>
        </w:rPr>
        <w:t xml:space="preserve">he following colleagues:</w:t>
      </w:r>
      <w:commentRangeEnd w:id="26"/>
      <w:r w:rsidDel="00000000" w:rsidR="00000000" w:rsidRPr="00000000">
        <w:commentReference w:id="26"/>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a61c00"/>
          <w:rtl w:val="0"/>
        </w:rPr>
        <w:t xml:space="preserve">(Podremos sustituir por el url)</w:t>
      </w:r>
    </w:p>
    <w:p w:rsidR="00000000" w:rsidDel="00000000" w:rsidP="00000000" w:rsidRDefault="00000000" w:rsidRPr="00000000" w14:paraId="000002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Stephen J. Busby, transcriptional regulation, University of Birmingham, UK</w:t>
      </w:r>
    </w:p>
    <w:p w:rsidR="00000000" w:rsidDel="00000000" w:rsidP="00000000" w:rsidRDefault="00000000" w:rsidRPr="00000000" w14:paraId="000002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James Galagan, microbial genomics, Boston University</w:t>
      </w:r>
    </w:p>
    <w:p w:rsidR="00000000" w:rsidDel="00000000" w:rsidP="00000000" w:rsidRDefault="00000000" w:rsidRPr="00000000" w14:paraId="000002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Daniela Ledezma, microbial regulatory bioinformatics, (GGC, UNAM)</w:t>
      </w:r>
    </w:p>
    <w:p w:rsidR="00000000" w:rsidDel="00000000" w:rsidP="00000000" w:rsidRDefault="00000000" w:rsidRPr="00000000" w14:paraId="000002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Claudine Médigue, microbial and comparative bioinformatics, CNRS,</w:t>
      </w:r>
    </w:p>
    <w:p w:rsidR="00000000" w:rsidDel="00000000" w:rsidP="00000000" w:rsidRDefault="00000000" w:rsidRPr="00000000" w14:paraId="000002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Jacques van Helden, microbial bioinformatics</w:t>
      </w:r>
    </w:p>
    <w:p w:rsidR="00000000" w:rsidDel="00000000" w:rsidP="00000000" w:rsidRDefault="00000000" w:rsidRPr="00000000" w14:paraId="000002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Ernesto Pérez-Rueda, comparative microbial regulation</w:t>
      </w:r>
    </w:p>
    <w:p w:rsidR="00000000" w:rsidDel="00000000" w:rsidP="00000000" w:rsidRDefault="00000000" w:rsidRPr="00000000" w14:paraId="000002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Osbaldo Resendis, systems biology, CCC (UNAM)</w:t>
      </w:r>
    </w:p>
    <w:p w:rsidR="00000000" w:rsidDel="00000000" w:rsidP="00000000" w:rsidRDefault="00000000" w:rsidRPr="00000000" w14:paraId="0000026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2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board includes members from diverse institutions across North America, Europe, and Latin America, ensuring broad geographic and disciplinary representation.</w:t>
      </w:r>
    </w:p>
    <w:p w:rsidR="00000000" w:rsidDel="00000000" w:rsidP="00000000" w:rsidRDefault="00000000" w:rsidRPr="00000000" w14:paraId="000002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RegulonDB has had advise in fact since its inception through the years on a variety of technical and conceptual issues. The SAB has recently been formalized, with some old advisors and new members. The current application to the Biodata Coalition has benefited from their advice. The SAB will convene at least twice a year in a structured meeting to evaluate the advances made since the previous meeting, the scientific goals, direction; identifying funding opportunities, international collaborations, community engagement mechanisms to ensure that the resource evolves in alignment with user needs. Board members can also be consulted on an ad hoc basis when topics of their expertise emerge. Their participation will contribute to ensure that RegulonDB remains a scientifically robust and community-responsive global resource.</w:t>
      </w:r>
    </w:p>
    <w:p w:rsidR="00000000" w:rsidDel="00000000" w:rsidP="00000000" w:rsidRDefault="00000000" w:rsidRPr="00000000" w14:paraId="00000271">
      <w:pPr>
        <w:rPr>
          <w:rFonts w:ascii="q_5" w:cs="q_5" w:eastAsia="q_5" w:hAnsi="q_5"/>
          <w:sz w:val="22"/>
          <w:szCs w:val="22"/>
        </w:rPr>
      </w:pPr>
      <w:r w:rsidDel="00000000" w:rsidR="00000000" w:rsidRPr="00000000">
        <w:rPr>
          <w:rtl w:val="0"/>
        </w:rPr>
      </w:r>
    </w:p>
    <w:p w:rsidR="00000000" w:rsidDel="00000000" w:rsidP="00000000" w:rsidRDefault="00000000" w:rsidRPr="00000000" w14:paraId="00000272">
      <w:pPr>
        <w:rPr>
          <w:rFonts w:ascii="q_5" w:cs="q_5" w:eastAsia="q_5" w:hAnsi="q_5"/>
          <w:sz w:val="22"/>
          <w:szCs w:val="22"/>
        </w:rPr>
      </w:pPr>
      <w:r w:rsidDel="00000000" w:rsidR="00000000" w:rsidRPr="00000000">
        <w:rPr>
          <w:rtl w:val="0"/>
        </w:rPr>
      </w:r>
    </w:p>
    <w:p w:rsidR="00000000" w:rsidDel="00000000" w:rsidP="00000000" w:rsidRDefault="00000000" w:rsidRPr="00000000" w14:paraId="00000273">
      <w:pPr>
        <w:rPr>
          <w:rFonts w:ascii="q_5" w:cs="q_5" w:eastAsia="q_5" w:hAnsi="q_5"/>
          <w:color w:val="000000"/>
          <w:sz w:val="22"/>
          <w:szCs w:val="22"/>
        </w:rPr>
      </w:pPr>
      <w:r w:rsidDel="00000000" w:rsidR="00000000" w:rsidRPr="00000000">
        <w:rPr>
          <w:rFonts w:ascii="q_5" w:cs="q_5" w:eastAsia="q_5" w:hAnsi="q_5"/>
          <w:color w:val="000000"/>
          <w:sz w:val="22"/>
          <w:szCs w:val="22"/>
          <w:rtl w:val="0"/>
        </w:rPr>
        <w:t xml:space="preserve">[Maximum 200 words]</w:t>
      </w:r>
    </w:p>
    <w:p w:rsidR="00000000" w:rsidDel="00000000" w:rsidP="00000000" w:rsidRDefault="00000000" w:rsidRPr="00000000" w14:paraId="00000274">
      <w:pPr>
        <w:rPr>
          <w:rFonts w:ascii="q_5" w:cs="q_5" w:eastAsia="q_5" w:hAnsi="q_5"/>
          <w:color w:val="000000"/>
          <w:sz w:val="22"/>
          <w:szCs w:val="22"/>
        </w:rPr>
      </w:pPr>
      <w:r w:rsidDel="00000000" w:rsidR="00000000" w:rsidRPr="00000000">
        <w:rPr>
          <w:rtl w:val="0"/>
        </w:rPr>
      </w:r>
    </w:p>
    <w:p w:rsidR="00000000" w:rsidDel="00000000" w:rsidP="00000000" w:rsidRDefault="00000000" w:rsidRPr="00000000" w14:paraId="00000275">
      <w:pPr>
        <w:rPr>
          <w:rFonts w:ascii="q_5" w:cs="q_5" w:eastAsia="q_5" w:hAnsi="q_5"/>
          <w:b w:val="1"/>
          <w:bCs w:val="1"/>
          <w:color w:val="000000"/>
        </w:rPr>
      </w:pPr>
      <w:r w:rsidDel="00000000" w:rsidR="00000000" w:rsidRPr="00000000">
        <w:rPr>
          <w:rFonts w:ascii="q_5" w:cs="q_5" w:eastAsia="q_5" w:hAnsi="q_5"/>
          <w:b w:val="1"/>
          <w:bCs w:val="1"/>
          <w:color w:val="000000"/>
          <w:rtl w:val="0"/>
        </w:rPr>
        <w:t xml:space="preserve">4c. Data preservation</w:t>
      </w:r>
    </w:p>
    <w:p w:rsidR="00000000" w:rsidDel="00000000" w:rsidP="00000000" w:rsidRDefault="00000000" w:rsidRPr="00000000" w14:paraId="00000276">
      <w:pPr>
        <w:rPr>
          <w:rFonts w:ascii="q_5" w:cs="q_5" w:eastAsia="q_5" w:hAnsi="q_5"/>
          <w:color w:val="000000"/>
          <w:sz w:val="22"/>
          <w:szCs w:val="22"/>
        </w:rPr>
      </w:pPr>
      <w:r w:rsidDel="00000000" w:rsidR="00000000" w:rsidRPr="00000000">
        <w:rPr>
          <w:rFonts w:ascii="q_5" w:cs="q_5" w:eastAsia="q_5" w:hAnsi="q_5"/>
          <w:color w:val="000000"/>
          <w:sz w:val="22"/>
          <w:szCs w:val="22"/>
          <w:rtl w:val="0"/>
        </w:rPr>
        <w:t xml:space="preserve">Please describe the long-term data preservation plan adopted by the biodata resource. In particular, what would happen to the data held in the resource if the resource were to lose funding or otherwise cease operating?</w:t>
      </w:r>
    </w:p>
    <w:p w:rsidR="00000000" w:rsidDel="00000000" w:rsidP="00000000" w:rsidRDefault="00000000" w:rsidRPr="00000000" w14:paraId="00000277">
      <w:pPr>
        <w:rPr>
          <w:rFonts w:ascii="q_5" w:cs="q_5" w:eastAsia="q_5" w:hAnsi="q_5"/>
          <w:color w:val="000000"/>
          <w:sz w:val="22"/>
          <w:szCs w:val="22"/>
        </w:rPr>
      </w:pPr>
      <w:r w:rsidDel="00000000" w:rsidR="00000000" w:rsidRPr="00000000">
        <w:rPr>
          <w:rFonts w:ascii="q_5" w:cs="q_5" w:eastAsia="q_5" w:hAnsi="q_5"/>
          <w:color w:val="000000"/>
          <w:sz w:val="22"/>
          <w:szCs w:val="22"/>
          <w:rtl w:val="0"/>
        </w:rPr>
        <w:t xml:space="preserve">Please stipulate whether the data you refer to is user-contributed datasets (for deposition databases) or data, metadata and data/metadata relationships contributed either by depositors or by in-house curators (for deposition databases and knowledge bases).</w:t>
      </w:r>
    </w:p>
    <w:p w:rsidR="00000000" w:rsidDel="00000000" w:rsidP="00000000" w:rsidRDefault="00000000" w:rsidRPr="00000000" w14:paraId="00000278">
      <w:pPr>
        <w:rPr>
          <w:rFonts w:ascii="q_5" w:cs="q_5" w:eastAsia="q_5" w:hAnsi="q_5"/>
          <w:color w:val="000000"/>
          <w:sz w:val="22"/>
          <w:szCs w:val="22"/>
        </w:rPr>
      </w:pPr>
      <w:r w:rsidDel="00000000" w:rsidR="00000000" w:rsidRPr="00000000">
        <w:rPr>
          <w:rtl w:val="0"/>
        </w:rPr>
      </w:r>
    </w:p>
    <w:p w:rsidR="00000000" w:rsidDel="00000000" w:rsidP="00000000" w:rsidRDefault="00000000" w:rsidRPr="00000000" w14:paraId="00000279">
      <w:pPr>
        <w:rPr>
          <w:rFonts w:ascii="q_5" w:cs="q_5" w:eastAsia="q_5" w:hAnsi="q_5"/>
          <w:color w:val="000000"/>
          <w:sz w:val="22"/>
          <w:szCs w:val="22"/>
        </w:rPr>
      </w:pPr>
      <w:r w:rsidDel="00000000" w:rsidR="00000000" w:rsidRPr="00000000">
        <w:rPr>
          <w:rFonts w:ascii="q_5" w:cs="q_5" w:eastAsia="q_5" w:hAnsi="q_5"/>
          <w:color w:val="000000"/>
          <w:sz w:val="22"/>
          <w:szCs w:val="22"/>
          <w:rtl w:val="0"/>
        </w:rPr>
        <w:t xml:space="preserve">Please provide url for public-facing documentation of the long term data preservation plan, where</w:t>
      </w:r>
    </w:p>
    <w:p w:rsidR="00000000" w:rsidDel="00000000" w:rsidP="00000000" w:rsidRDefault="00000000" w:rsidRPr="00000000" w14:paraId="0000027A">
      <w:pPr>
        <w:rPr>
          <w:rFonts w:ascii="q_5" w:cs="q_5" w:eastAsia="q_5" w:hAnsi="q_5"/>
          <w:color w:val="000000"/>
          <w:sz w:val="22"/>
          <w:szCs w:val="22"/>
        </w:rPr>
      </w:pPr>
      <w:r w:rsidDel="00000000" w:rsidR="00000000" w:rsidRPr="00000000">
        <w:rPr>
          <w:rFonts w:ascii="q_5" w:cs="q_5" w:eastAsia="q_5" w:hAnsi="q_5"/>
          <w:color w:val="000000"/>
          <w:sz w:val="22"/>
          <w:szCs w:val="22"/>
          <w:rtl w:val="0"/>
        </w:rPr>
        <w:t xml:space="preserve">relevant.</w:t>
      </w:r>
    </w:p>
    <w:p w:rsidR="00000000" w:rsidDel="00000000" w:rsidP="00000000" w:rsidRDefault="00000000" w:rsidRPr="00000000" w14:paraId="0000027B">
      <w:pPr>
        <w:rPr>
          <w:rFonts w:ascii="q_5" w:cs="q_5" w:eastAsia="q_5" w:hAnsi="q_5"/>
          <w:color w:val="000000"/>
          <w:sz w:val="22"/>
          <w:szCs w:val="22"/>
        </w:rPr>
      </w:pPr>
      <w:r w:rsidDel="00000000" w:rsidR="00000000" w:rsidRPr="00000000">
        <w:rPr>
          <w:rtl w:val="0"/>
        </w:rPr>
      </w:r>
    </w:p>
    <w:p w:rsidR="00000000" w:rsidDel="00000000" w:rsidP="00000000" w:rsidRDefault="00000000" w:rsidRPr="00000000" w14:paraId="0000027C">
      <w:pPr>
        <w:rPr>
          <w:rFonts w:ascii="q_5" w:cs="q_5" w:eastAsia="q_5" w:hAnsi="q_5"/>
          <w:color w:val="000000"/>
          <w:sz w:val="22"/>
          <w:szCs w:val="22"/>
        </w:rPr>
      </w:pPr>
      <w:r w:rsidDel="00000000" w:rsidR="00000000" w:rsidRPr="00000000">
        <w:rPr>
          <w:rFonts w:ascii="q_5" w:cs="q_5" w:eastAsia="q_5" w:hAnsi="q_5"/>
          <w:color w:val="000000"/>
          <w:sz w:val="22"/>
          <w:szCs w:val="22"/>
          <w:rtl w:val="0"/>
        </w:rPr>
        <w:t xml:space="preserve">[Maximum 200 words]</w:t>
      </w:r>
    </w:p>
    <w:p w:rsidR="00000000" w:rsidDel="00000000" w:rsidP="00000000" w:rsidRDefault="00000000" w:rsidRPr="00000000" w14:paraId="0000027D">
      <w:pPr>
        <w:rPr>
          <w:rFonts w:ascii="q_5" w:cs="q_5" w:eastAsia="q_5" w:hAnsi="q_5"/>
          <w:sz w:val="22"/>
          <w:szCs w:val="22"/>
        </w:rPr>
      </w:pPr>
      <w:r w:rsidDel="00000000" w:rsidR="00000000" w:rsidRPr="00000000">
        <w:rPr>
          <w:rtl w:val="0"/>
        </w:rPr>
      </w:r>
    </w:p>
    <w:p w:rsidR="00000000" w:rsidDel="00000000" w:rsidP="00000000" w:rsidRDefault="00000000" w:rsidRPr="00000000" w14:paraId="0000027E">
      <w:pPr>
        <w:spacing w:after="240" w:lineRule="auto"/>
        <w:rPr>
          <w:rFonts w:ascii="q_5" w:cs="q_5" w:eastAsia="q_5" w:hAnsi="q_5"/>
          <w:sz w:val="22"/>
          <w:szCs w:val="22"/>
          <w:highlight w:val="yellow"/>
        </w:rPr>
      </w:pPr>
      <w:r w:rsidDel="00000000" w:rsidR="00000000" w:rsidRPr="00000000">
        <w:rPr>
          <w:rFonts w:ascii="q_5" w:cs="q_5" w:eastAsia="q_5" w:hAnsi="q_5"/>
          <w:sz w:val="22"/>
          <w:szCs w:val="22"/>
          <w:highlight w:val="yellow"/>
          <w:rtl w:val="0"/>
        </w:rPr>
        <w:t xml:space="preserve">propuesta</w:t>
      </w:r>
    </w:p>
    <w:p w:rsidR="00000000" w:rsidDel="00000000" w:rsidP="00000000" w:rsidRDefault="00000000" w:rsidRPr="00000000" w14:paraId="0000027F">
      <w:pPr>
        <w:spacing w:after="240" w:lineRule="auto"/>
        <w:rPr>
          <w:rFonts w:ascii="q_5" w:cs="q_5" w:eastAsia="q_5" w:hAnsi="q_5"/>
          <w:sz w:val="22"/>
          <w:szCs w:val="22"/>
        </w:rPr>
      </w:pPr>
      <w:r w:rsidDel="00000000" w:rsidR="00000000" w:rsidRPr="00000000">
        <w:rPr>
          <w:rFonts w:ascii="q_5" w:cs="q_5" w:eastAsia="q_5" w:hAnsi="q_5"/>
          <w:sz w:val="22"/>
          <w:szCs w:val="22"/>
          <w:rtl w:val="0"/>
        </w:rPr>
        <w:t xml:space="preserve">RegulonDB preserves its curated knowledge through periodic versioning and archiving in public repositories to ensure long-term data accessibility and sustainability. Each major release is deposited in Zenodo, a trusted open-access platform that assigns a persistent DOI and guarantees data preservation independent of the project’s operational status. </w:t>
      </w:r>
      <w:sdt>
        <w:sdtPr>
          <w:id w:val="1407113229"/>
          <w:tag w:val="goog_rdk_51"/>
        </w:sdtPr>
        <w:sdtContent>
          <w:commentRangeStart w:id="27"/>
        </w:sdtContent>
      </w:sdt>
      <w:r w:rsidDel="00000000" w:rsidR="00000000" w:rsidRPr="00000000">
        <w:rPr>
          <w:rFonts w:ascii="q_5" w:cs="q_5" w:eastAsia="q_5" w:hAnsi="q_5"/>
          <w:sz w:val="22"/>
          <w:szCs w:val="22"/>
          <w:rtl w:val="0"/>
        </w:rPr>
        <w:t xml:space="preserve">The latest version is available at:</w:t>
      </w:r>
      <w:hyperlink r:id="rId25">
        <w:r w:rsidDel="00000000" w:rsidR="00000000" w:rsidRPr="00000000">
          <w:rPr>
            <w:rFonts w:ascii="q_5" w:cs="q_5" w:eastAsia="q_5" w:hAnsi="q_5"/>
            <w:sz w:val="22"/>
            <w:szCs w:val="22"/>
            <w:rtl w:val="0"/>
          </w:rPr>
          <w:t xml:space="preserve"> </w:t>
        </w:r>
      </w:hyperlink>
      <w:hyperlink r:id="rId26">
        <w:r w:rsidDel="00000000" w:rsidR="00000000" w:rsidRPr="00000000">
          <w:rPr>
            <w:rFonts w:ascii="q_5" w:cs="q_5" w:eastAsia="q_5" w:hAnsi="q_5"/>
            <w:color w:val="1155cc"/>
            <w:sz w:val="22"/>
            <w:szCs w:val="22"/>
            <w:u w:val="single"/>
            <w:rtl w:val="0"/>
          </w:rPr>
          <w:t xml:space="preserve">https://zenodo.org/records/8346680</w:t>
        </w:r>
      </w:hyperlink>
      <w:r w:rsidDel="00000000" w:rsidR="00000000" w:rsidRPr="00000000">
        <w:rPr>
          <w:rFonts w:ascii="q_5" w:cs="q_5" w:eastAsia="q_5" w:hAnsi="q_5"/>
          <w:sz w:val="22"/>
          <w:szCs w:val="22"/>
          <w:rtl w:val="0"/>
        </w:rPr>
        <w:t xml:space="preserve">.</w:t>
      </w:r>
      <w:commentRangeEnd w:id="27"/>
      <w:r w:rsidDel="00000000" w:rsidR="00000000" w:rsidRPr="00000000">
        <w:commentReference w:id="27"/>
      </w:r>
      <w:r w:rsidDel="00000000" w:rsidR="00000000" w:rsidRPr="00000000">
        <w:rPr>
          <w:rtl w:val="0"/>
        </w:rPr>
      </w:r>
    </w:p>
    <w:p w:rsidR="00000000" w:rsidDel="00000000" w:rsidP="00000000" w:rsidRDefault="00000000" w:rsidRPr="00000000" w14:paraId="00000280">
      <w:pPr>
        <w:spacing w:after="240" w:before="240" w:lineRule="auto"/>
        <w:rPr>
          <w:rFonts w:ascii="q_5" w:cs="q_5" w:eastAsia="q_5" w:hAnsi="q_5"/>
          <w:sz w:val="22"/>
          <w:szCs w:val="22"/>
        </w:rPr>
      </w:pPr>
      <w:r w:rsidDel="00000000" w:rsidR="00000000" w:rsidRPr="00000000">
        <w:rPr>
          <w:rFonts w:ascii="q_5" w:cs="q_5" w:eastAsia="q_5" w:hAnsi="q_5"/>
          <w:sz w:val="22"/>
          <w:szCs w:val="22"/>
          <w:rtl w:val="0"/>
        </w:rPr>
        <w:t xml:space="preserve">As a knowledge base, RegulonDB contains data, metadata, and structured relationships curated by in-house experts. These include regulatory elements, evidence annotations, and experimental context for </w:t>
      </w:r>
      <w:r w:rsidDel="00000000" w:rsidR="00000000" w:rsidRPr="00000000">
        <w:rPr>
          <w:rFonts w:ascii="q_5" w:cs="q_5" w:eastAsia="q_5" w:hAnsi="q_5"/>
          <w:i w:val="1"/>
          <w:iCs w:val="1"/>
          <w:sz w:val="22"/>
          <w:szCs w:val="22"/>
          <w:rtl w:val="0"/>
        </w:rPr>
        <w:t xml:space="preserve">E. coli</w:t>
      </w:r>
      <w:r w:rsidDel="00000000" w:rsidR="00000000" w:rsidRPr="00000000">
        <w:rPr>
          <w:rFonts w:ascii="q_5" w:cs="q_5" w:eastAsia="q_5" w:hAnsi="q_5"/>
          <w:sz w:val="22"/>
          <w:szCs w:val="22"/>
          <w:rtl w:val="0"/>
        </w:rPr>
        <w:t xml:space="preserve"> and other bacterial genomes. In the event of loss of funding or discontinuation, the archived datasets in Zenodo will remain publicly accessible. This ensures that the scientific community retains access to valuable regulatory information, supporting reproducibility and future integration into other resources.</w:t>
      </w:r>
    </w:p>
    <w:p w:rsidR="00000000" w:rsidDel="00000000" w:rsidP="00000000" w:rsidRDefault="00000000" w:rsidRPr="00000000" w14:paraId="00000281">
      <w:pPr>
        <w:spacing w:after="240" w:before="240" w:lineRule="auto"/>
        <w:rPr>
          <w:rFonts w:ascii="q_5" w:cs="q_5" w:eastAsia="q_5" w:hAnsi="q_5"/>
          <w:sz w:val="22"/>
          <w:szCs w:val="22"/>
        </w:rPr>
      </w:pPr>
      <w:r w:rsidDel="00000000" w:rsidR="00000000" w:rsidRPr="00000000">
        <w:rPr>
          <w:rFonts w:ascii="q_5" w:cs="q_5" w:eastAsia="q_5" w:hAnsi="q_5"/>
          <w:sz w:val="22"/>
          <w:szCs w:val="22"/>
          <w:rtl w:val="0"/>
        </w:rPr>
        <w:t xml:space="preserve">In addition to external archiving, the resource maintains local backups and institutional hosting at the Centro de Ciencias Genómicas (UNAM), providing further data protection. A public-facing preservation plan is under development to formalize and document these practices.</w:t>
      </w:r>
    </w:p>
    <w:p w:rsidR="00000000" w:rsidDel="00000000" w:rsidP="00000000" w:rsidRDefault="00000000" w:rsidRPr="00000000" w14:paraId="00000282">
      <w:pPr>
        <w:rPr>
          <w:rFonts w:ascii="q_5" w:cs="q_5" w:eastAsia="q_5" w:hAnsi="q_5"/>
          <w:sz w:val="22"/>
          <w:szCs w:val="22"/>
        </w:rPr>
      </w:pPr>
      <w:r w:rsidDel="00000000" w:rsidR="00000000" w:rsidRPr="00000000">
        <w:rPr>
          <w:rtl w:val="0"/>
        </w:rPr>
      </w:r>
    </w:p>
    <w:p w:rsidR="00000000" w:rsidDel="00000000" w:rsidP="00000000" w:rsidRDefault="00000000" w:rsidRPr="00000000" w14:paraId="00000283">
      <w:pPr>
        <w:rPr>
          <w:rFonts w:ascii="q_5" w:cs="q_5" w:eastAsia="q_5" w:hAnsi="q_5"/>
          <w:color w:val="000000"/>
          <w:sz w:val="22"/>
          <w:szCs w:val="22"/>
        </w:rPr>
      </w:pPr>
      <w:r w:rsidDel="00000000" w:rsidR="00000000" w:rsidRPr="00000000">
        <w:rPr>
          <w:rtl w:val="0"/>
        </w:rPr>
      </w:r>
    </w:p>
    <w:p w:rsidR="00000000" w:rsidDel="00000000" w:rsidP="00000000" w:rsidRDefault="00000000" w:rsidRPr="00000000" w14:paraId="00000284">
      <w:pPr>
        <w:rPr>
          <w:rFonts w:ascii="q_5" w:cs="q_5" w:eastAsia="q_5" w:hAnsi="q_5"/>
          <w:b w:val="1"/>
          <w:bCs w:val="1"/>
          <w:color w:val="000000"/>
        </w:rPr>
      </w:pPr>
      <w:r w:rsidDel="00000000" w:rsidR="00000000" w:rsidRPr="00000000">
        <w:rPr>
          <w:rFonts w:ascii="q_5" w:cs="q_5" w:eastAsia="q_5" w:hAnsi="q_5"/>
          <w:b w:val="1"/>
          <w:bCs w:val="1"/>
          <w:color w:val="000000"/>
          <w:rtl w:val="0"/>
        </w:rPr>
        <w:t xml:space="preserve">4d. Open Science</w:t>
      </w:r>
    </w:p>
    <w:p w:rsidR="00000000" w:rsidDel="00000000" w:rsidP="00000000" w:rsidRDefault="00000000" w:rsidRPr="00000000" w14:paraId="00000285">
      <w:pPr>
        <w:rPr>
          <w:rFonts w:ascii="q_5" w:cs="q_5" w:eastAsia="q_5" w:hAnsi="q_5"/>
          <w:color w:val="000000"/>
          <w:sz w:val="22"/>
          <w:szCs w:val="22"/>
        </w:rPr>
      </w:pPr>
      <w:r w:rsidDel="00000000" w:rsidR="00000000" w:rsidRPr="00000000">
        <w:rPr>
          <w:rFonts w:ascii="q_5" w:cs="q_5" w:eastAsia="q_5" w:hAnsi="q_5"/>
          <w:color w:val="000000"/>
          <w:sz w:val="22"/>
          <w:szCs w:val="22"/>
          <w:rtl w:val="0"/>
        </w:rPr>
        <w:t xml:space="preserve">Please describe the licensing arrangements that support Open Science, including which particular open licence or Terms of Use apply, and the url for the documentation or public notice of that status.</w:t>
      </w:r>
    </w:p>
    <w:p w:rsidR="00000000" w:rsidDel="00000000" w:rsidP="00000000" w:rsidRDefault="00000000" w:rsidRPr="00000000" w14:paraId="00000286">
      <w:pPr>
        <w:rPr>
          <w:rFonts w:ascii="q_5" w:cs="q_5" w:eastAsia="q_5" w:hAnsi="q_5"/>
          <w:color w:val="000000"/>
          <w:sz w:val="22"/>
          <w:szCs w:val="22"/>
        </w:rPr>
      </w:pPr>
      <w:r w:rsidDel="00000000" w:rsidR="00000000" w:rsidRPr="00000000">
        <w:rPr>
          <w:rtl w:val="0"/>
        </w:rPr>
      </w:r>
    </w:p>
    <w:p w:rsidR="00000000" w:rsidDel="00000000" w:rsidP="00000000" w:rsidRDefault="00000000" w:rsidRPr="00000000" w14:paraId="00000287">
      <w:pPr>
        <w:rPr>
          <w:rFonts w:ascii="q_5" w:cs="q_5" w:eastAsia="q_5" w:hAnsi="q_5"/>
          <w:color w:val="000000"/>
          <w:sz w:val="22"/>
          <w:szCs w:val="22"/>
        </w:rPr>
      </w:pPr>
      <w:r w:rsidDel="00000000" w:rsidR="00000000" w:rsidRPr="00000000">
        <w:rPr>
          <w:rFonts w:ascii="q_5" w:cs="q_5" w:eastAsia="q_5" w:hAnsi="q_5"/>
          <w:color w:val="000000"/>
          <w:sz w:val="22"/>
          <w:szCs w:val="22"/>
          <w:rtl w:val="0"/>
        </w:rPr>
        <w:t xml:space="preserve">[Maximum 200 words]</w:t>
      </w:r>
    </w:p>
    <w:p w:rsidR="00000000" w:rsidDel="00000000" w:rsidP="00000000" w:rsidRDefault="00000000" w:rsidRPr="00000000" w14:paraId="00000288">
      <w:pPr>
        <w:rPr>
          <w:rFonts w:ascii="q_5" w:cs="q_5" w:eastAsia="q_5" w:hAnsi="q_5"/>
          <w:sz w:val="22"/>
          <w:szCs w:val="22"/>
        </w:rPr>
      </w:pPr>
      <w:r w:rsidDel="00000000" w:rsidR="00000000" w:rsidRPr="00000000">
        <w:rPr>
          <w:rtl w:val="0"/>
        </w:rPr>
      </w:r>
    </w:p>
    <w:p w:rsidR="00000000" w:rsidDel="00000000" w:rsidP="00000000" w:rsidRDefault="00000000" w:rsidRPr="00000000" w14:paraId="00000289">
      <w:pPr>
        <w:rPr>
          <w:rFonts w:ascii="q_5" w:cs="q_5" w:eastAsia="q_5" w:hAnsi="q_5"/>
          <w:sz w:val="22"/>
          <w:szCs w:val="22"/>
          <w:highlight w:val="yellow"/>
        </w:rPr>
      </w:pPr>
      <w:r w:rsidDel="00000000" w:rsidR="00000000" w:rsidRPr="00000000">
        <w:rPr>
          <w:rFonts w:ascii="q_5" w:cs="q_5" w:eastAsia="q_5" w:hAnsi="q_5"/>
          <w:sz w:val="22"/>
          <w:szCs w:val="22"/>
          <w:highlight w:val="yellow"/>
          <w:rtl w:val="0"/>
        </w:rPr>
        <w:t xml:space="preserve">propuesta </w:t>
      </w:r>
    </w:p>
    <w:p w:rsidR="00000000" w:rsidDel="00000000" w:rsidP="00000000" w:rsidRDefault="00000000" w:rsidRPr="00000000" w14:paraId="0000028A">
      <w:pPr>
        <w:rPr>
          <w:rFonts w:ascii="q_5" w:cs="q_5" w:eastAsia="q_5" w:hAnsi="q_5"/>
          <w:sz w:val="22"/>
          <w:szCs w:val="22"/>
        </w:rPr>
      </w:pPr>
      <w:r w:rsidDel="00000000" w:rsidR="00000000" w:rsidRPr="00000000">
        <w:rPr>
          <w:rtl w:val="0"/>
        </w:rPr>
      </w:r>
    </w:p>
    <w:p w:rsidR="00000000" w:rsidDel="00000000" w:rsidP="00000000" w:rsidRDefault="00000000" w:rsidRPr="00000000" w14:paraId="0000028B">
      <w:pPr>
        <w:spacing w:after="240" w:lineRule="auto"/>
        <w:rPr>
          <w:rFonts w:ascii="q_5" w:cs="q_5" w:eastAsia="q_5" w:hAnsi="q_5"/>
          <w:sz w:val="22"/>
          <w:szCs w:val="22"/>
        </w:rPr>
      </w:pPr>
      <w:r w:rsidDel="00000000" w:rsidR="00000000" w:rsidRPr="00000000">
        <w:rPr>
          <w:rFonts w:ascii="q_5" w:cs="q_5" w:eastAsia="q_5" w:hAnsi="q_5"/>
          <w:sz w:val="22"/>
          <w:szCs w:val="22"/>
          <w:rtl w:val="0"/>
        </w:rPr>
        <w:t xml:space="preserve">RegulonDB supports Open Science through a dual licensing model that distinguishes between curated data and software tools.</w:t>
      </w:r>
    </w:p>
    <w:p w:rsidR="00000000" w:rsidDel="00000000" w:rsidP="00000000" w:rsidRDefault="00000000" w:rsidRPr="00000000" w14:paraId="0000028C">
      <w:pPr>
        <w:spacing w:after="240" w:before="240" w:lineRule="auto"/>
        <w:rPr>
          <w:rFonts w:ascii="q_5" w:cs="q_5" w:eastAsia="q_5" w:hAnsi="q_5"/>
          <w:sz w:val="22"/>
          <w:szCs w:val="22"/>
        </w:rPr>
      </w:pPr>
      <w:r w:rsidDel="00000000" w:rsidR="00000000" w:rsidRPr="00000000">
        <w:rPr>
          <w:rFonts w:ascii="q_5" w:cs="q_5" w:eastAsia="q_5" w:hAnsi="q_5"/>
          <w:sz w:val="22"/>
          <w:szCs w:val="22"/>
          <w:rtl w:val="0"/>
        </w:rPr>
        <w:t xml:space="preserve">All curated biological data are available under the </w:t>
      </w:r>
      <w:r w:rsidDel="00000000" w:rsidR="00000000" w:rsidRPr="00000000">
        <w:rPr>
          <w:rFonts w:ascii="q_5" w:cs="q_5" w:eastAsia="q_5" w:hAnsi="q_5"/>
          <w:b w:val="1"/>
          <w:bCs w:val="1"/>
          <w:sz w:val="22"/>
          <w:szCs w:val="22"/>
          <w:rtl w:val="0"/>
        </w:rPr>
        <w:t xml:space="preserve">Creative Commons Attribution–NonCommercial 4.0 International (CC BY-NC 4.0)</w:t>
      </w:r>
      <w:r w:rsidDel="00000000" w:rsidR="00000000" w:rsidRPr="00000000">
        <w:rPr>
          <w:rFonts w:ascii="q_5" w:cs="q_5" w:eastAsia="q_5" w:hAnsi="q_5"/>
          <w:sz w:val="22"/>
          <w:szCs w:val="22"/>
          <w:rtl w:val="0"/>
        </w:rPr>
        <w:t xml:space="preserve"> license. This allows academic and non-commercial users to freely share, adapt, and reuse the data with proper attribution. To preserve data provenance and promote FAIR principles, we request that any reuse or integration of RegulonDB content in external resources include direct links to the original database objects.</w:t>
      </w:r>
    </w:p>
    <w:p w:rsidR="00000000" w:rsidDel="00000000" w:rsidP="00000000" w:rsidRDefault="00000000" w:rsidRPr="00000000" w14:paraId="0000028D">
      <w:pPr>
        <w:spacing w:after="240" w:before="240" w:lineRule="auto"/>
        <w:rPr>
          <w:rFonts w:ascii="q_5" w:cs="q_5" w:eastAsia="q_5" w:hAnsi="q_5"/>
          <w:sz w:val="22"/>
          <w:szCs w:val="22"/>
        </w:rPr>
      </w:pPr>
      <w:r w:rsidDel="00000000" w:rsidR="00000000" w:rsidRPr="00000000">
        <w:rPr>
          <w:rFonts w:ascii="q_5" w:cs="q_5" w:eastAsia="q_5" w:hAnsi="q_5"/>
          <w:sz w:val="22"/>
          <w:szCs w:val="22"/>
          <w:rtl w:val="0"/>
        </w:rPr>
        <w:t xml:space="preserve">Software components, including visualization tools and custom scripts, are licensed under the MIT License, enabling free reuse and integration—including commercial use—provided the original copyright notice is preserved.</w:t>
      </w:r>
    </w:p>
    <w:p w:rsidR="00000000" w:rsidDel="00000000" w:rsidP="00000000" w:rsidRDefault="00000000" w:rsidRPr="00000000" w14:paraId="0000028E">
      <w:pPr>
        <w:spacing w:after="240" w:before="240" w:lineRule="auto"/>
        <w:rPr>
          <w:rFonts w:ascii="q_5" w:cs="q_5" w:eastAsia="q_5" w:hAnsi="q_5"/>
          <w:sz w:val="22"/>
          <w:szCs w:val="22"/>
        </w:rPr>
      </w:pPr>
      <w:r w:rsidDel="00000000" w:rsidR="00000000" w:rsidRPr="00000000">
        <w:rPr>
          <w:rFonts w:ascii="q_5" w:cs="q_5" w:eastAsia="q_5" w:hAnsi="q_5"/>
          <w:sz w:val="22"/>
          <w:szCs w:val="22"/>
          <w:rtl w:val="0"/>
        </w:rPr>
        <w:t xml:space="preserve">For commercial use of the curated data, separate licensing agreements are available upon request at [regulondb@ccg.unam.mx].</w:t>
      </w:r>
    </w:p>
    <w:p w:rsidR="00000000" w:rsidDel="00000000" w:rsidP="00000000" w:rsidRDefault="00000000" w:rsidRPr="00000000" w14:paraId="0000028F">
      <w:pPr>
        <w:spacing w:after="240" w:before="240" w:lineRule="auto"/>
        <w:rPr>
          <w:rFonts w:ascii="q_5" w:cs="q_5" w:eastAsia="q_5" w:hAnsi="q_5"/>
          <w:sz w:val="22"/>
          <w:szCs w:val="22"/>
        </w:rPr>
      </w:pPr>
      <w:r w:rsidDel="00000000" w:rsidR="00000000" w:rsidRPr="00000000">
        <w:rPr>
          <w:rFonts w:ascii="q_5" w:cs="q_5" w:eastAsia="q_5" w:hAnsi="q_5"/>
          <w:sz w:val="22"/>
          <w:szCs w:val="22"/>
          <w:rtl w:val="0"/>
        </w:rPr>
        <w:t xml:space="preserve">Full licensing terms and citation guidelines</w:t>
      </w:r>
      <w:sdt>
        <w:sdtPr>
          <w:id w:val="240518529"/>
          <w:tag w:val="goog_rdk_52"/>
        </w:sdtPr>
        <w:sdtContent>
          <w:commentRangeStart w:id="28"/>
        </w:sdtContent>
      </w:sdt>
      <w:r w:rsidDel="00000000" w:rsidR="00000000" w:rsidRPr="00000000">
        <w:rPr>
          <w:rFonts w:ascii="q_5" w:cs="q_5" w:eastAsia="q_5" w:hAnsi="q_5"/>
          <w:sz w:val="22"/>
          <w:szCs w:val="22"/>
          <w:rtl w:val="0"/>
        </w:rPr>
        <w:t xml:space="preserve"> are available at:</w:t>
        <w:br w:type="textWrapping"/>
      </w:r>
      <w:commentRangeEnd w:id="28"/>
      <w:r w:rsidDel="00000000" w:rsidR="00000000" w:rsidRPr="00000000">
        <w:commentReference w:id="28"/>
      </w:r>
      <w:r w:rsidDel="00000000" w:rsidR="00000000" w:rsidRPr="00000000">
        <w:rPr>
          <w:rFonts w:ascii="q_5" w:cs="q_5" w:eastAsia="q_5" w:hAnsi="q_5"/>
          <w:sz w:val="22"/>
          <w:szCs w:val="22"/>
          <w:rtl w:val="0"/>
        </w:rPr>
        <w:t xml:space="preserve"> 🔗 </w:t>
      </w:r>
      <w:hyperlink r:id="rId27">
        <w:r w:rsidDel="00000000" w:rsidR="00000000" w:rsidRPr="00000000">
          <w:rPr>
            <w:rFonts w:ascii="q_5" w:cs="q_5" w:eastAsia="q_5" w:hAnsi="q_5"/>
            <w:color w:val="1155cc"/>
            <w:sz w:val="22"/>
            <w:szCs w:val="22"/>
            <w:u w:val="single"/>
            <w:rtl w:val="0"/>
          </w:rPr>
          <w:t xml:space="preserve">https://regulondb.ccg.unam.mx/manual/aboutUs/terms-conditions</w:t>
        </w:r>
      </w:hyperlink>
      <w:r w:rsidDel="00000000" w:rsidR="00000000" w:rsidRPr="00000000">
        <w:rPr>
          <w:rFonts w:ascii="q_5" w:cs="q_5" w:eastAsia="q_5" w:hAnsi="q_5"/>
          <w:sz w:val="22"/>
          <w:szCs w:val="22"/>
          <w:rtl w:val="0"/>
        </w:rPr>
        <w:t xml:space="preserve"> </w:t>
      </w:r>
    </w:p>
    <w:p w:rsidR="00000000" w:rsidDel="00000000" w:rsidP="00000000" w:rsidRDefault="00000000" w:rsidRPr="00000000" w14:paraId="00000290">
      <w:pPr>
        <w:rPr>
          <w:rFonts w:ascii="q_5" w:cs="q_5" w:eastAsia="q_5" w:hAnsi="q_5"/>
          <w:sz w:val="22"/>
          <w:szCs w:val="22"/>
        </w:rPr>
      </w:pPr>
      <w:r w:rsidDel="00000000" w:rsidR="00000000" w:rsidRPr="00000000">
        <w:rPr>
          <w:rtl w:val="0"/>
        </w:rPr>
      </w:r>
    </w:p>
    <w:p w:rsidR="00000000" w:rsidDel="00000000" w:rsidP="00000000" w:rsidRDefault="00000000" w:rsidRPr="00000000" w14:paraId="00000291">
      <w:pPr>
        <w:rPr>
          <w:rFonts w:ascii="q_5" w:cs="q_5" w:eastAsia="q_5" w:hAnsi="q_5"/>
          <w:color w:val="000000"/>
          <w:sz w:val="22"/>
          <w:szCs w:val="22"/>
        </w:rPr>
      </w:pPr>
      <w:r w:rsidDel="00000000" w:rsidR="00000000" w:rsidRPr="00000000">
        <w:rPr>
          <w:rtl w:val="0"/>
        </w:rPr>
      </w:r>
    </w:p>
    <w:p w:rsidR="00000000" w:rsidDel="00000000" w:rsidP="00000000" w:rsidRDefault="00000000" w:rsidRPr="00000000" w14:paraId="00000292">
      <w:pPr>
        <w:rPr>
          <w:rFonts w:ascii="q_5" w:cs="q_5" w:eastAsia="q_5" w:hAnsi="q_5"/>
          <w:b w:val="1"/>
          <w:bCs w:val="1"/>
          <w:color w:val="000000"/>
        </w:rPr>
      </w:pPr>
      <w:r w:rsidDel="00000000" w:rsidR="00000000" w:rsidRPr="00000000">
        <w:rPr>
          <w:rFonts w:ascii="q_5" w:cs="q_5" w:eastAsia="q_5" w:hAnsi="q_5"/>
          <w:b w:val="1"/>
          <w:bCs w:val="1"/>
          <w:color w:val="000000"/>
          <w:rtl w:val="0"/>
        </w:rPr>
        <w:t xml:space="preserve">4e. Privacy policy</w:t>
      </w:r>
    </w:p>
    <w:p w:rsidR="00000000" w:rsidDel="00000000" w:rsidP="00000000" w:rsidRDefault="00000000" w:rsidRPr="00000000" w14:paraId="00000293">
      <w:pPr>
        <w:rPr>
          <w:rFonts w:ascii="q_5" w:cs="q_5" w:eastAsia="q_5" w:hAnsi="q_5"/>
          <w:color w:val="000000"/>
          <w:sz w:val="22"/>
          <w:szCs w:val="22"/>
        </w:rPr>
      </w:pPr>
      <w:r w:rsidDel="00000000" w:rsidR="00000000" w:rsidRPr="00000000">
        <w:rPr>
          <w:rFonts w:ascii="q_5" w:cs="q_5" w:eastAsia="q_5" w:hAnsi="q_5"/>
          <w:color w:val="000000"/>
          <w:sz w:val="22"/>
          <w:szCs w:val="22"/>
          <w:rtl w:val="0"/>
        </w:rPr>
        <w:t xml:space="preserve">Does the biodata resource have a privacy policy/notice where the personal data collected and employed in the provision of the resource services to the user is described? Are the measures put in place to manage the security issues around that personal data documented in that policy/notice?</w:t>
      </w:r>
    </w:p>
    <w:p w:rsidR="00000000" w:rsidDel="00000000" w:rsidP="00000000" w:rsidRDefault="00000000" w:rsidRPr="00000000" w14:paraId="00000294">
      <w:pPr>
        <w:rPr>
          <w:rFonts w:ascii="q_5" w:cs="q_5" w:eastAsia="q_5" w:hAnsi="q_5"/>
          <w:color w:val="000000"/>
          <w:sz w:val="22"/>
          <w:szCs w:val="22"/>
        </w:rPr>
      </w:pPr>
      <w:r w:rsidDel="00000000" w:rsidR="00000000" w:rsidRPr="00000000">
        <w:rPr>
          <w:rFonts w:ascii="q_5" w:cs="q_5" w:eastAsia="q_5" w:hAnsi="q_5"/>
          <w:color w:val="000000"/>
          <w:sz w:val="22"/>
          <w:szCs w:val="22"/>
          <w:rtl w:val="0"/>
        </w:rPr>
        <w:t xml:space="preserve">Please include the url for relevant privacy and security statement(s).</w:t>
      </w:r>
    </w:p>
    <w:p w:rsidR="00000000" w:rsidDel="00000000" w:rsidP="00000000" w:rsidRDefault="00000000" w:rsidRPr="00000000" w14:paraId="00000295">
      <w:pPr>
        <w:rPr>
          <w:rFonts w:ascii="q_5" w:cs="q_5" w:eastAsia="q_5" w:hAnsi="q_5"/>
          <w:color w:val="000000"/>
          <w:sz w:val="22"/>
          <w:szCs w:val="22"/>
        </w:rPr>
      </w:pPr>
      <w:r w:rsidDel="00000000" w:rsidR="00000000" w:rsidRPr="00000000">
        <w:rPr>
          <w:rtl w:val="0"/>
        </w:rPr>
      </w:r>
    </w:p>
    <w:p w:rsidR="00000000" w:rsidDel="00000000" w:rsidP="00000000" w:rsidRDefault="00000000" w:rsidRPr="00000000" w14:paraId="00000296">
      <w:pPr>
        <w:rPr>
          <w:rFonts w:ascii="q_5" w:cs="q_5" w:eastAsia="q_5" w:hAnsi="q_5"/>
          <w:color w:val="000000"/>
          <w:sz w:val="22"/>
          <w:szCs w:val="22"/>
        </w:rPr>
      </w:pPr>
      <w:r w:rsidDel="00000000" w:rsidR="00000000" w:rsidRPr="00000000">
        <w:rPr>
          <w:rFonts w:ascii="q_5" w:cs="q_5" w:eastAsia="q_5" w:hAnsi="q_5"/>
          <w:color w:val="000000"/>
          <w:sz w:val="22"/>
          <w:szCs w:val="22"/>
          <w:rtl w:val="0"/>
        </w:rPr>
        <w:t xml:space="preserve">[Maximum 200 words]</w:t>
      </w:r>
    </w:p>
    <w:p w:rsidR="00000000" w:rsidDel="00000000" w:rsidP="00000000" w:rsidRDefault="00000000" w:rsidRPr="00000000" w14:paraId="00000297">
      <w:pPr>
        <w:rPr>
          <w:rFonts w:ascii="q_5" w:cs="q_5" w:eastAsia="q_5" w:hAnsi="q_5"/>
          <w:sz w:val="22"/>
          <w:szCs w:val="22"/>
        </w:rPr>
      </w:pPr>
      <w:r w:rsidDel="00000000" w:rsidR="00000000" w:rsidRPr="00000000">
        <w:rPr>
          <w:rtl w:val="0"/>
        </w:rPr>
      </w:r>
    </w:p>
    <w:p w:rsidR="00000000" w:rsidDel="00000000" w:rsidP="00000000" w:rsidRDefault="00000000" w:rsidRPr="00000000" w14:paraId="00000298">
      <w:pPr>
        <w:rPr>
          <w:rFonts w:ascii="q_5" w:cs="q_5" w:eastAsia="q_5" w:hAnsi="q_5"/>
          <w:sz w:val="22"/>
          <w:szCs w:val="22"/>
          <w:highlight w:val="yellow"/>
        </w:rPr>
      </w:pPr>
      <w:r w:rsidDel="00000000" w:rsidR="00000000" w:rsidRPr="00000000">
        <w:rPr>
          <w:rFonts w:ascii="q_5" w:cs="q_5" w:eastAsia="q_5" w:hAnsi="q_5"/>
          <w:sz w:val="22"/>
          <w:szCs w:val="22"/>
          <w:highlight w:val="yellow"/>
          <w:rtl w:val="0"/>
        </w:rPr>
        <w:t xml:space="preserve">Revisar –</w:t>
      </w:r>
    </w:p>
    <w:p w:rsidR="00000000" w:rsidDel="00000000" w:rsidP="00000000" w:rsidRDefault="00000000" w:rsidRPr="00000000" w14:paraId="00000299">
      <w:pPr>
        <w:spacing w:after="240" w:lineRule="auto"/>
        <w:rPr>
          <w:rFonts w:ascii="q_5" w:cs="q_5" w:eastAsia="q_5" w:hAnsi="q_5"/>
          <w:sz w:val="22"/>
          <w:szCs w:val="22"/>
        </w:rPr>
      </w:pPr>
      <w:r w:rsidDel="00000000" w:rsidR="00000000" w:rsidRPr="00000000">
        <w:rPr>
          <w:rFonts w:ascii="q_5" w:cs="q_5" w:eastAsia="q_5" w:hAnsi="q_5"/>
          <w:sz w:val="22"/>
          <w:szCs w:val="22"/>
          <w:rtl w:val="0"/>
        </w:rPr>
        <w:t xml:space="preserve">RegulonDB maintains a privacy notice that explains how we collect and use personal data from users. We collect limited personal information (such as name, institution, and purpose of use) when users download curated datasets, in order to evaluate the scientific impact of the resource. In addition, we use Google Analytics to monitor website usage, including anonymized traffic and access patterns.</w:t>
      </w:r>
    </w:p>
    <w:p w:rsidR="00000000" w:rsidDel="00000000" w:rsidP="00000000" w:rsidRDefault="00000000" w:rsidRPr="00000000" w14:paraId="0000029A">
      <w:pPr>
        <w:spacing w:after="240" w:before="240" w:lineRule="auto"/>
        <w:rPr>
          <w:rFonts w:ascii="q_5" w:cs="q_5" w:eastAsia="q_5" w:hAnsi="q_5"/>
          <w:sz w:val="22"/>
          <w:szCs w:val="22"/>
        </w:rPr>
      </w:pPr>
      <w:r w:rsidDel="00000000" w:rsidR="00000000" w:rsidRPr="00000000">
        <w:rPr>
          <w:rFonts w:ascii="q_5" w:cs="q_5" w:eastAsia="q_5" w:hAnsi="q_5"/>
          <w:sz w:val="22"/>
          <w:szCs w:val="22"/>
          <w:rtl w:val="0"/>
        </w:rPr>
        <w:t xml:space="preserve">All personal data collected is used exclusively for internal reporting and resource improvement. We do not share this information with third parties. Data is stored securely and access is limited to authorized personnel.</w:t>
      </w:r>
    </w:p>
    <w:p w:rsidR="00000000" w:rsidDel="00000000" w:rsidP="00000000" w:rsidRDefault="00000000" w:rsidRPr="00000000" w14:paraId="0000029B">
      <w:pPr>
        <w:spacing w:after="240" w:before="240" w:lineRule="auto"/>
        <w:rPr>
          <w:rFonts w:ascii="q_5" w:cs="q_5" w:eastAsia="q_5" w:hAnsi="q_5"/>
          <w:sz w:val="22"/>
          <w:szCs w:val="22"/>
        </w:rPr>
      </w:pPr>
      <w:r w:rsidDel="00000000" w:rsidR="00000000" w:rsidRPr="00000000">
        <w:rPr>
          <w:rFonts w:ascii="q_5" w:cs="q_5" w:eastAsia="q_5" w:hAnsi="q_5"/>
          <w:sz w:val="22"/>
          <w:szCs w:val="22"/>
          <w:rtl w:val="0"/>
        </w:rPr>
        <w:t xml:space="preserve">Our privacy notice outlines the types of data collected, legal basis for processing, data retention periods, user rights (e.g., opt-out), and contact information for privacy-related inquiries.</w:t>
      </w:r>
    </w:p>
    <w:p w:rsidR="00000000" w:rsidDel="00000000" w:rsidP="00000000" w:rsidRDefault="00000000" w:rsidRPr="00000000" w14:paraId="0000029C">
      <w:pPr>
        <w:spacing w:after="240" w:before="240" w:lineRule="auto"/>
        <w:rPr>
          <w:rFonts w:ascii="q_5" w:cs="q_5" w:eastAsia="q_5" w:hAnsi="q_5"/>
          <w:sz w:val="22"/>
          <w:szCs w:val="22"/>
        </w:rPr>
      </w:pPr>
      <w:r w:rsidDel="00000000" w:rsidR="00000000" w:rsidRPr="00000000">
        <w:rPr>
          <w:rFonts w:ascii="q_5" w:cs="q_5" w:eastAsia="q_5" w:hAnsi="q_5"/>
          <w:sz w:val="22"/>
          <w:szCs w:val="22"/>
          <w:rtl w:val="0"/>
        </w:rPr>
        <w:t xml:space="preserve">We are committed to transparency and to protecting the privacy of our users in line with international best practices.</w:t>
      </w:r>
    </w:p>
    <w:p w:rsidR="00000000" w:rsidDel="00000000" w:rsidP="00000000" w:rsidRDefault="00000000" w:rsidRPr="00000000" w14:paraId="0000029D">
      <w:pPr>
        <w:spacing w:after="240" w:before="240" w:lineRule="auto"/>
        <w:rPr>
          <w:rFonts w:ascii="q_5" w:cs="q_5" w:eastAsia="q_5" w:hAnsi="q_5"/>
          <w:sz w:val="22"/>
          <w:szCs w:val="22"/>
        </w:rPr>
      </w:pPr>
      <w:r w:rsidDel="00000000" w:rsidR="00000000" w:rsidRPr="00000000">
        <w:rPr>
          <w:rFonts w:ascii="q_5" w:cs="q_5" w:eastAsia="q_5" w:hAnsi="q_5"/>
          <w:b w:val="1"/>
          <w:bCs w:val="1"/>
          <w:sz w:val="22"/>
          <w:szCs w:val="22"/>
          <w:rtl w:val="0"/>
        </w:rPr>
        <w:t xml:space="preserve">Privacy policy </w:t>
      </w:r>
      <w:sdt>
        <w:sdtPr>
          <w:id w:val="1767033191"/>
          <w:tag w:val="goog_rdk_53"/>
        </w:sdtPr>
        <w:sdtContent>
          <w:commentRangeStart w:id="29"/>
        </w:sdtContent>
      </w:sdt>
      <w:r w:rsidDel="00000000" w:rsidR="00000000" w:rsidRPr="00000000">
        <w:rPr>
          <w:rFonts w:ascii="q_5" w:cs="q_5" w:eastAsia="q_5" w:hAnsi="q_5"/>
          <w:b w:val="1"/>
          <w:bCs w:val="1"/>
          <w:sz w:val="22"/>
          <w:szCs w:val="22"/>
          <w:rtl w:val="0"/>
        </w:rPr>
        <w:t xml:space="preserve">available</w:t>
      </w:r>
      <w:commentRangeEnd w:id="29"/>
      <w:r w:rsidDel="00000000" w:rsidR="00000000" w:rsidRPr="00000000">
        <w:commentReference w:id="29"/>
      </w:r>
      <w:r w:rsidDel="00000000" w:rsidR="00000000" w:rsidRPr="00000000">
        <w:rPr>
          <w:rFonts w:ascii="q_5" w:cs="q_5" w:eastAsia="q_5" w:hAnsi="q_5"/>
          <w:b w:val="1"/>
          <w:bCs w:val="1"/>
          <w:sz w:val="22"/>
          <w:szCs w:val="22"/>
          <w:rtl w:val="0"/>
        </w:rPr>
        <w:t xml:space="preserve"> at:</w:t>
      </w:r>
      <w:r w:rsidDel="00000000" w:rsidR="00000000" w:rsidRPr="00000000">
        <w:rPr>
          <w:rFonts w:ascii="q_5" w:cs="q_5" w:eastAsia="q_5" w:hAnsi="q_5"/>
          <w:sz w:val="22"/>
          <w:szCs w:val="22"/>
          <w:rtl w:val="0"/>
        </w:rPr>
        <w:t xml:space="preserve"> </w:t>
      </w:r>
      <w:r w:rsidDel="00000000" w:rsidR="00000000" w:rsidRPr="00000000">
        <w:rPr>
          <w:rtl w:val="0"/>
        </w:rPr>
        <w:t xml:space="preserve">https://regulondb.ccg.unam.mx/manual/aboutUs/privacy_policy.md</w:t>
      </w:r>
      <w:r w:rsidDel="00000000" w:rsidR="00000000" w:rsidRPr="00000000">
        <w:rPr>
          <w:rtl w:val="0"/>
        </w:rPr>
      </w:r>
    </w:p>
    <w:p w:rsidR="00000000" w:rsidDel="00000000" w:rsidP="00000000" w:rsidRDefault="00000000" w:rsidRPr="00000000" w14:paraId="0000029E">
      <w:pPr>
        <w:rPr>
          <w:rFonts w:ascii="q_5" w:cs="q_5" w:eastAsia="q_5" w:hAnsi="q_5"/>
          <w:sz w:val="22"/>
          <w:szCs w:val="22"/>
        </w:rPr>
      </w:pPr>
      <w:r w:rsidDel="00000000" w:rsidR="00000000" w:rsidRPr="00000000">
        <w:rPr>
          <w:rtl w:val="0"/>
        </w:rPr>
      </w:r>
    </w:p>
    <w:p w:rsidR="00000000" w:rsidDel="00000000" w:rsidP="00000000" w:rsidRDefault="00000000" w:rsidRPr="00000000" w14:paraId="0000029F">
      <w:pPr>
        <w:rPr>
          <w:rFonts w:ascii="q_5" w:cs="q_5" w:eastAsia="q_5" w:hAnsi="q_5"/>
          <w:color w:val="000000"/>
          <w:sz w:val="22"/>
          <w:szCs w:val="22"/>
        </w:rPr>
      </w:pPr>
      <w:r w:rsidDel="00000000" w:rsidR="00000000" w:rsidRPr="00000000">
        <w:rPr>
          <w:rtl w:val="0"/>
        </w:rPr>
      </w:r>
    </w:p>
    <w:p w:rsidR="00000000" w:rsidDel="00000000" w:rsidP="00000000" w:rsidRDefault="00000000" w:rsidRPr="00000000" w14:paraId="000002A0">
      <w:pPr>
        <w:rPr>
          <w:rFonts w:ascii="q_5" w:cs="q_5" w:eastAsia="q_5" w:hAnsi="q_5"/>
          <w:color w:val="000000"/>
          <w:sz w:val="22"/>
          <w:szCs w:val="22"/>
        </w:rPr>
      </w:pPr>
      <w:r w:rsidDel="00000000" w:rsidR="00000000" w:rsidRPr="00000000">
        <w:rPr>
          <w:rtl w:val="0"/>
        </w:rPr>
      </w:r>
    </w:p>
    <w:p w:rsidR="00000000" w:rsidDel="00000000" w:rsidP="00000000" w:rsidRDefault="00000000" w:rsidRPr="00000000" w14:paraId="000002A1">
      <w:pPr>
        <w:rPr>
          <w:rFonts w:ascii="q_5" w:cs="q_5" w:eastAsia="q_5" w:hAnsi="q_5"/>
          <w:b w:val="1"/>
          <w:bCs w:val="1"/>
          <w:color w:val="000000"/>
        </w:rPr>
      </w:pPr>
      <w:r w:rsidDel="00000000" w:rsidR="00000000" w:rsidRPr="00000000">
        <w:rPr>
          <w:rFonts w:ascii="q_5" w:cs="q_5" w:eastAsia="q_5" w:hAnsi="q_5"/>
          <w:b w:val="1"/>
          <w:bCs w:val="1"/>
          <w:color w:val="000000"/>
          <w:rtl w:val="0"/>
        </w:rPr>
        <w:t xml:space="preserve">4f. Eth</w:t>
      </w:r>
      <w:r w:rsidDel="00000000" w:rsidR="00000000" w:rsidRPr="00000000">
        <w:rPr>
          <w:rFonts w:ascii="q_5" w:cs="q_5" w:eastAsia="q_5" w:hAnsi="q_5"/>
          <w:b w:val="1"/>
          <w:bCs w:val="1"/>
          <w:color w:val="000000"/>
          <w:rtl w:val="0"/>
        </w:rPr>
        <w:t xml:space="preserve">ics policy</w:t>
      </w:r>
      <w:r w:rsidDel="00000000" w:rsidR="00000000" w:rsidRPr="00000000">
        <w:rPr>
          <w:rtl w:val="0"/>
        </w:rPr>
      </w:r>
    </w:p>
    <w:p w:rsidR="00000000" w:rsidDel="00000000" w:rsidP="00000000" w:rsidRDefault="00000000" w:rsidRPr="00000000" w14:paraId="000002A2">
      <w:pPr>
        <w:rPr>
          <w:rFonts w:ascii="q_5" w:cs="q_5" w:eastAsia="q_5" w:hAnsi="q_5"/>
          <w:color w:val="000000"/>
          <w:sz w:val="22"/>
          <w:szCs w:val="22"/>
        </w:rPr>
      </w:pPr>
      <w:r w:rsidDel="00000000" w:rsidR="00000000" w:rsidRPr="00000000">
        <w:rPr>
          <w:rFonts w:ascii="q_5" w:cs="q_5" w:eastAsia="q_5" w:hAnsi="q_5"/>
          <w:color w:val="000000"/>
          <w:sz w:val="22"/>
          <w:szCs w:val="22"/>
          <w:rtl w:val="0"/>
        </w:rPr>
        <w:t xml:space="preserve">Does the resource have an ethics policy that complies with relevant data standards and best practices?</w:t>
      </w:r>
    </w:p>
    <w:p w:rsidR="00000000" w:rsidDel="00000000" w:rsidP="00000000" w:rsidRDefault="00000000" w:rsidRPr="00000000" w14:paraId="000002A3">
      <w:pPr>
        <w:rPr>
          <w:rFonts w:ascii="q_5" w:cs="q_5" w:eastAsia="q_5" w:hAnsi="q_5"/>
          <w:color w:val="000000"/>
          <w:sz w:val="22"/>
          <w:szCs w:val="22"/>
        </w:rPr>
      </w:pPr>
      <w:r w:rsidDel="00000000" w:rsidR="00000000" w:rsidRPr="00000000">
        <w:rPr>
          <w:rFonts w:ascii="q_5" w:cs="q_5" w:eastAsia="q_5" w:hAnsi="q_5"/>
          <w:color w:val="000000"/>
          <w:sz w:val="22"/>
          <w:szCs w:val="22"/>
          <w:rtl w:val="0"/>
        </w:rPr>
        <w:t xml:space="preserve">An ethics policy might, for example, include requirements regarding consent for sample collection for deposited human DNA sequence data, or responsible use of deposited geolocation data for threatened species. If relevant, does the resource require ethical approval for the research that generated the data?</w:t>
      </w:r>
    </w:p>
    <w:p w:rsidR="00000000" w:rsidDel="00000000" w:rsidP="00000000" w:rsidRDefault="00000000" w:rsidRPr="00000000" w14:paraId="000002A4">
      <w:pPr>
        <w:rPr>
          <w:rFonts w:ascii="q_5" w:cs="q_5" w:eastAsia="q_5" w:hAnsi="q_5"/>
          <w:color w:val="000000"/>
          <w:sz w:val="22"/>
          <w:szCs w:val="22"/>
        </w:rPr>
      </w:pPr>
      <w:r w:rsidDel="00000000" w:rsidR="00000000" w:rsidRPr="00000000">
        <w:rPr>
          <w:rFonts w:ascii="q_5" w:cs="q_5" w:eastAsia="q_5" w:hAnsi="q_5"/>
          <w:color w:val="000000"/>
          <w:sz w:val="22"/>
          <w:szCs w:val="22"/>
          <w:rtl w:val="0"/>
        </w:rPr>
        <w:t xml:space="preserve">Please include the relevant url for the statement of that policy.</w:t>
      </w:r>
    </w:p>
    <w:p w:rsidR="00000000" w:rsidDel="00000000" w:rsidP="00000000" w:rsidRDefault="00000000" w:rsidRPr="00000000" w14:paraId="000002A5">
      <w:pPr>
        <w:rPr>
          <w:rFonts w:ascii="q_5" w:cs="q_5" w:eastAsia="q_5" w:hAnsi="q_5"/>
          <w:color w:val="000000"/>
          <w:sz w:val="22"/>
          <w:szCs w:val="22"/>
        </w:rPr>
      </w:pPr>
      <w:r w:rsidDel="00000000" w:rsidR="00000000" w:rsidRPr="00000000">
        <w:rPr>
          <w:rtl w:val="0"/>
        </w:rPr>
      </w:r>
    </w:p>
    <w:p w:rsidR="00000000" w:rsidDel="00000000" w:rsidP="00000000" w:rsidRDefault="00000000" w:rsidRPr="00000000" w14:paraId="000002A6">
      <w:pPr>
        <w:rPr>
          <w:rFonts w:ascii="q_5" w:cs="q_5" w:eastAsia="q_5" w:hAnsi="q_5"/>
          <w:color w:val="000000"/>
          <w:sz w:val="22"/>
          <w:szCs w:val="22"/>
        </w:rPr>
      </w:pPr>
      <w:r w:rsidDel="00000000" w:rsidR="00000000" w:rsidRPr="00000000">
        <w:rPr>
          <w:rFonts w:ascii="q_5" w:cs="q_5" w:eastAsia="q_5" w:hAnsi="q_5"/>
          <w:color w:val="000000"/>
          <w:sz w:val="22"/>
          <w:szCs w:val="22"/>
          <w:rtl w:val="0"/>
        </w:rPr>
        <w:t xml:space="preserve">[Maximum 100 words]</w:t>
      </w:r>
    </w:p>
    <w:p w:rsidR="00000000" w:rsidDel="00000000" w:rsidP="00000000" w:rsidRDefault="00000000" w:rsidRPr="00000000" w14:paraId="000002A7">
      <w:pPr>
        <w:rPr>
          <w:rFonts w:ascii="q_5" w:cs="q_5" w:eastAsia="q_5" w:hAnsi="q_5"/>
          <w:sz w:val="22"/>
          <w:szCs w:val="22"/>
        </w:rPr>
      </w:pPr>
      <w:r w:rsidDel="00000000" w:rsidR="00000000" w:rsidRPr="00000000">
        <w:rPr>
          <w:rtl w:val="0"/>
        </w:rPr>
      </w:r>
    </w:p>
    <w:p w:rsidR="00000000" w:rsidDel="00000000" w:rsidP="00000000" w:rsidRDefault="00000000" w:rsidRPr="00000000" w14:paraId="000002A8">
      <w:pPr>
        <w:rPr>
          <w:rFonts w:ascii="q_5" w:cs="q_5" w:eastAsia="q_5" w:hAnsi="q_5"/>
          <w:sz w:val="22"/>
          <w:szCs w:val="22"/>
          <w:highlight w:val="yellow"/>
        </w:rPr>
      </w:pPr>
      <w:r w:rsidDel="00000000" w:rsidR="00000000" w:rsidRPr="00000000">
        <w:rPr>
          <w:rFonts w:ascii="q_5" w:cs="q_5" w:eastAsia="q_5" w:hAnsi="q_5"/>
          <w:sz w:val="22"/>
          <w:szCs w:val="22"/>
          <w:highlight w:val="yellow"/>
          <w:rtl w:val="0"/>
        </w:rPr>
        <w:t xml:space="preserve">Revisar párrafo y página web</w:t>
      </w:r>
    </w:p>
    <w:p w:rsidR="00000000" w:rsidDel="00000000" w:rsidP="00000000" w:rsidRDefault="00000000" w:rsidRPr="00000000" w14:paraId="000002A9">
      <w:pPr>
        <w:rPr>
          <w:rFonts w:ascii="q_5" w:cs="q_5" w:eastAsia="q_5" w:hAnsi="q_5"/>
          <w:sz w:val="22"/>
          <w:szCs w:val="22"/>
        </w:rPr>
      </w:pPr>
      <w:r w:rsidDel="00000000" w:rsidR="00000000" w:rsidRPr="00000000">
        <w:rPr>
          <w:rFonts w:ascii="q_5" w:cs="q_5" w:eastAsia="q_5" w:hAnsi="q_5"/>
          <w:sz w:val="22"/>
          <w:szCs w:val="22"/>
          <w:rtl w:val="0"/>
        </w:rPr>
        <w:t xml:space="preserve">RegulonDB adheres to ethical standards by curating only peer-reviewed data with traceable provenance and by excluding sensitive human or geolocation information. All contributions must derive from ethically approved research. We follow FAIR principles and promote responsible reuse through transparent citation and access policies. We also collect minimal user information during data downloads to assess impact, respecting user privacy. Our full ethics and data responsibility statement is publicly available.</w:t>
      </w:r>
    </w:p>
    <w:p w:rsidR="00000000" w:rsidDel="00000000" w:rsidP="00000000" w:rsidRDefault="00000000" w:rsidRPr="00000000" w14:paraId="000002AA">
      <w:pPr>
        <w:rPr/>
      </w:pPr>
      <w:r w:rsidDel="00000000" w:rsidR="00000000" w:rsidRPr="00000000">
        <w:rPr>
          <w:rFonts w:ascii="q_5" w:cs="q_5" w:eastAsia="q_5" w:hAnsi="q_5"/>
          <w:sz w:val="22"/>
          <w:szCs w:val="22"/>
          <w:rtl w:val="0"/>
        </w:rPr>
        <w:t xml:space="preserve">URL: </w:t>
      </w:r>
      <w:r w:rsidDel="00000000" w:rsidR="00000000" w:rsidRPr="00000000">
        <w:rPr>
          <w:rtl w:val="0"/>
        </w:rPr>
        <w:t xml:space="preserve">https://regulondb.ccg.unam.mx/manual/aboutUs/ethics_and_</w:t>
      </w:r>
      <w:sdt>
        <w:sdtPr>
          <w:id w:val="-2041084928"/>
          <w:tag w:val="goog_rdk_54"/>
        </w:sdtPr>
        <w:sdtContent>
          <w:commentRangeStart w:id="30"/>
        </w:sdtContent>
      </w:sdt>
      <w:r w:rsidDel="00000000" w:rsidR="00000000" w:rsidRPr="00000000">
        <w:rPr>
          <w:rtl w:val="0"/>
        </w:rPr>
        <w:t xml:space="preserve">download_policy.md</w:t>
      </w:r>
      <w:commentRangeEnd w:id="30"/>
      <w:r w:rsidDel="00000000" w:rsidR="00000000" w:rsidRPr="00000000">
        <w:commentReference w:id="30"/>
      </w:r>
      <w:r w:rsidDel="00000000" w:rsidR="00000000" w:rsidRPr="00000000">
        <w:rPr>
          <w:rtl w:val="0"/>
        </w:rPr>
      </w:r>
    </w:p>
    <w:p w:rsidR="00000000" w:rsidDel="00000000" w:rsidP="00000000" w:rsidRDefault="00000000" w:rsidRPr="00000000" w14:paraId="000002AB">
      <w:pPr>
        <w:rPr>
          <w:rFonts w:ascii="q_5" w:cs="q_5" w:eastAsia="q_5" w:hAnsi="q_5"/>
          <w:sz w:val="22"/>
          <w:szCs w:val="22"/>
        </w:rPr>
      </w:pPr>
      <w:r w:rsidDel="00000000" w:rsidR="00000000" w:rsidRPr="00000000">
        <w:rPr>
          <w:rtl w:val="0"/>
        </w:rPr>
      </w:r>
    </w:p>
    <w:p w:rsidR="00000000" w:rsidDel="00000000" w:rsidP="00000000" w:rsidRDefault="00000000" w:rsidRPr="00000000" w14:paraId="000002AC">
      <w:pPr>
        <w:rPr>
          <w:rFonts w:ascii="q_5" w:cs="q_5" w:eastAsia="q_5" w:hAnsi="q_5"/>
          <w:sz w:val="22"/>
          <w:szCs w:val="22"/>
        </w:rPr>
      </w:pPr>
      <w:r w:rsidDel="00000000" w:rsidR="00000000" w:rsidRPr="00000000">
        <w:rPr>
          <w:rtl w:val="0"/>
        </w:rPr>
      </w:r>
    </w:p>
    <w:p w:rsidR="00000000" w:rsidDel="00000000" w:rsidP="00000000" w:rsidRDefault="00000000" w:rsidRPr="00000000" w14:paraId="000002AD">
      <w:pPr>
        <w:rPr>
          <w:rFonts w:ascii="q_5" w:cs="q_5" w:eastAsia="q_5" w:hAnsi="q_5"/>
          <w:color w:val="000000"/>
          <w:sz w:val="22"/>
          <w:szCs w:val="22"/>
        </w:rPr>
      </w:pPr>
      <w:r w:rsidDel="00000000" w:rsidR="00000000" w:rsidRPr="00000000">
        <w:rPr>
          <w:rtl w:val="0"/>
        </w:rPr>
      </w:r>
    </w:p>
    <w:p w:rsidR="00000000" w:rsidDel="00000000" w:rsidP="00000000" w:rsidRDefault="00000000" w:rsidRPr="00000000" w14:paraId="000002AE">
      <w:pPr>
        <w:rPr>
          <w:rFonts w:ascii="q_5" w:cs="q_5" w:eastAsia="q_5" w:hAnsi="q_5"/>
          <w:color w:val="29477e"/>
          <w:sz w:val="28"/>
          <w:szCs w:val="28"/>
        </w:rPr>
      </w:pPr>
      <w:r w:rsidDel="00000000" w:rsidR="00000000" w:rsidRPr="00000000">
        <w:rPr>
          <w:rFonts w:ascii="q_5" w:cs="q_5" w:eastAsia="q_5" w:hAnsi="q_5"/>
          <w:color w:val="29477e"/>
          <w:sz w:val="28"/>
          <w:szCs w:val="28"/>
          <w:rtl w:val="0"/>
        </w:rPr>
        <w:t xml:space="preserve">5. Impact stories</w:t>
      </w:r>
    </w:p>
    <w:p w:rsidR="00000000" w:rsidDel="00000000" w:rsidP="00000000" w:rsidRDefault="00000000" w:rsidRPr="00000000" w14:paraId="000002AF">
      <w:pPr>
        <w:rPr>
          <w:rFonts w:ascii="q_5" w:cs="q_5" w:eastAsia="q_5" w:hAnsi="q_5"/>
          <w:color w:val="000000"/>
        </w:rPr>
      </w:pPr>
      <w:r w:rsidDel="00000000" w:rsidR="00000000" w:rsidRPr="00000000">
        <w:rPr>
          <w:rtl w:val="0"/>
        </w:rPr>
      </w:r>
    </w:p>
    <w:p w:rsidR="00000000" w:rsidDel="00000000" w:rsidP="00000000" w:rsidRDefault="00000000" w:rsidRPr="00000000" w14:paraId="000002B0">
      <w:pPr>
        <w:rPr>
          <w:rFonts w:ascii="q_5" w:cs="q_5" w:eastAsia="q_5" w:hAnsi="q_5"/>
          <w:b w:val="1"/>
          <w:bCs w:val="1"/>
          <w:color w:val="000000"/>
        </w:rPr>
      </w:pPr>
      <w:r w:rsidDel="00000000" w:rsidR="00000000" w:rsidRPr="00000000">
        <w:rPr>
          <w:rFonts w:ascii="q_5" w:cs="q_5" w:eastAsia="q_5" w:hAnsi="q_5"/>
          <w:b w:val="1"/>
          <w:bCs w:val="1"/>
          <w:color w:val="000000"/>
          <w:rtl w:val="0"/>
        </w:rPr>
        <w:t xml:space="preserve">5a. Accelerating science</w:t>
      </w:r>
    </w:p>
    <w:p w:rsidR="00000000" w:rsidDel="00000000" w:rsidP="00000000" w:rsidRDefault="00000000" w:rsidRPr="00000000" w14:paraId="000002B1">
      <w:pPr>
        <w:rPr>
          <w:rFonts w:ascii="q_5" w:cs="q_5" w:eastAsia="q_5" w:hAnsi="q_5"/>
          <w:color w:val="000000"/>
          <w:sz w:val="22"/>
          <w:szCs w:val="22"/>
        </w:rPr>
      </w:pPr>
      <w:r w:rsidDel="00000000" w:rsidR="00000000" w:rsidRPr="00000000">
        <w:rPr>
          <w:rFonts w:ascii="q_5" w:cs="q_5" w:eastAsia="q_5" w:hAnsi="q_5"/>
          <w:color w:val="000000"/>
          <w:sz w:val="22"/>
          <w:szCs w:val="22"/>
          <w:rtl w:val="0"/>
        </w:rPr>
        <w:t xml:space="preserve">How does the resource accelerate science? Has the biodata resource made a specific contribution that has potentiated scientific progress or discovery, or facilitated scientific methodologies? For example, does the resource set standards; promote reuse of data or software; promote research efficiencies; extend technical products in other areas?</w:t>
      </w:r>
    </w:p>
    <w:p w:rsidR="00000000" w:rsidDel="00000000" w:rsidP="00000000" w:rsidRDefault="00000000" w:rsidRPr="00000000" w14:paraId="000002B2">
      <w:pPr>
        <w:rPr>
          <w:rFonts w:ascii="q_5" w:cs="q_5" w:eastAsia="q_5" w:hAnsi="q_5"/>
          <w:color w:val="000000"/>
          <w:sz w:val="22"/>
          <w:szCs w:val="22"/>
        </w:rPr>
      </w:pPr>
      <w:r w:rsidDel="00000000" w:rsidR="00000000" w:rsidRPr="00000000">
        <w:rPr>
          <w:rtl w:val="0"/>
        </w:rPr>
      </w:r>
    </w:p>
    <w:p w:rsidR="00000000" w:rsidDel="00000000" w:rsidP="00000000" w:rsidRDefault="00000000" w:rsidRPr="00000000" w14:paraId="000002B3">
      <w:pPr>
        <w:rPr>
          <w:rFonts w:ascii="q_5" w:cs="q_5" w:eastAsia="q_5" w:hAnsi="q_5"/>
          <w:color w:val="000000"/>
          <w:sz w:val="22"/>
          <w:szCs w:val="22"/>
        </w:rPr>
      </w:pPr>
      <w:r w:rsidDel="00000000" w:rsidR="00000000" w:rsidRPr="00000000">
        <w:rPr>
          <w:rFonts w:ascii="q_5" w:cs="q_5" w:eastAsia="q_5" w:hAnsi="q_5"/>
          <w:color w:val="000000"/>
          <w:sz w:val="22"/>
          <w:szCs w:val="22"/>
          <w:rtl w:val="0"/>
        </w:rPr>
        <w:t xml:space="preserve">[Maximum 500 words]</w:t>
      </w:r>
    </w:p>
    <w:p w:rsidR="00000000" w:rsidDel="00000000" w:rsidP="00000000" w:rsidRDefault="00000000" w:rsidRPr="00000000" w14:paraId="000002B4">
      <w:pPr>
        <w:rPr>
          <w:rFonts w:ascii="q_5" w:cs="q_5" w:eastAsia="q_5" w:hAnsi="q_5"/>
          <w:sz w:val="22"/>
          <w:szCs w:val="22"/>
        </w:rPr>
      </w:pPr>
      <w:r w:rsidDel="00000000" w:rsidR="00000000" w:rsidRPr="00000000">
        <w:rPr>
          <w:rtl w:val="0"/>
        </w:rPr>
      </w:r>
    </w:p>
    <w:p w:rsidR="00000000" w:rsidDel="00000000" w:rsidP="00000000" w:rsidRDefault="00000000" w:rsidRPr="00000000" w14:paraId="000002B5">
      <w:pPr>
        <w:rPr>
          <w:rFonts w:ascii="q_5" w:cs="q_5" w:eastAsia="q_5" w:hAnsi="q_5"/>
          <w:sz w:val="22"/>
          <w:szCs w:val="22"/>
        </w:rPr>
      </w:pPr>
      <w:r w:rsidDel="00000000" w:rsidR="00000000" w:rsidRPr="00000000">
        <w:rPr>
          <w:rtl w:val="0"/>
        </w:rPr>
      </w:r>
    </w:p>
    <w:p w:rsidR="00000000" w:rsidDel="00000000" w:rsidP="00000000" w:rsidRDefault="00000000" w:rsidRPr="00000000" w14:paraId="000002B6">
      <w:pPr>
        <w:rPr>
          <w:rFonts w:ascii="q_5" w:cs="q_5" w:eastAsia="q_5" w:hAnsi="q_5"/>
          <w:sz w:val="22"/>
          <w:szCs w:val="22"/>
          <w:highlight w:val="yellow"/>
        </w:rPr>
      </w:pPr>
      <w:r w:rsidDel="00000000" w:rsidR="00000000" w:rsidRPr="00000000">
        <w:rPr>
          <w:rFonts w:ascii="q_5" w:cs="q_5" w:eastAsia="q_5" w:hAnsi="q_5"/>
          <w:sz w:val="22"/>
          <w:szCs w:val="22"/>
          <w:highlight w:val="yellow"/>
          <w:rtl w:val="0"/>
        </w:rPr>
        <w:t xml:space="preserve">ideas … esto se basó en el archivo de citas … </w:t>
      </w:r>
    </w:p>
    <w:p w:rsidR="00000000" w:rsidDel="00000000" w:rsidP="00000000" w:rsidRDefault="00000000" w:rsidRPr="00000000" w14:paraId="000002B7">
      <w:pPr>
        <w:rPr>
          <w:rFonts w:ascii="q_5" w:cs="q_5" w:eastAsia="q_5" w:hAnsi="q_5"/>
          <w:sz w:val="22"/>
          <w:szCs w:val="22"/>
          <w:highlight w:val="yellow"/>
        </w:rPr>
      </w:pPr>
      <w:r w:rsidDel="00000000" w:rsidR="00000000" w:rsidRPr="00000000">
        <w:rPr>
          <w:rtl w:val="0"/>
        </w:rPr>
      </w:r>
    </w:p>
    <w:p w:rsidR="00000000" w:rsidDel="00000000" w:rsidP="00000000" w:rsidRDefault="00000000" w:rsidRPr="00000000" w14:paraId="000002B8">
      <w:pPr>
        <w:rPr>
          <w:rFonts w:ascii="q_5" w:cs="q_5" w:eastAsia="q_5" w:hAnsi="q_5"/>
          <w:sz w:val="22"/>
          <w:szCs w:val="22"/>
          <w:highlight w:val="yellow"/>
        </w:rPr>
      </w:pPr>
      <w:r w:rsidDel="00000000" w:rsidR="00000000" w:rsidRPr="00000000">
        <w:rPr>
          <w:rFonts w:ascii="q_5" w:cs="q_5" w:eastAsia="q_5" w:hAnsi="q_5"/>
          <w:sz w:val="22"/>
          <w:szCs w:val="22"/>
          <w:highlight w:val="yellow"/>
          <w:rtl w:val="0"/>
        </w:rPr>
        <w:t xml:space="preserve">–opcion 1 —  hay opcion 2 ver abajo – </w:t>
      </w:r>
    </w:p>
    <w:p w:rsidR="00000000" w:rsidDel="00000000" w:rsidP="00000000" w:rsidRDefault="00000000" w:rsidRPr="00000000" w14:paraId="000002B9">
      <w:pPr>
        <w:spacing w:after="240" w:lineRule="auto"/>
        <w:rPr>
          <w:rFonts w:ascii="q_5" w:cs="q_5" w:eastAsia="q_5" w:hAnsi="q_5"/>
          <w:b w:val="1"/>
          <w:bCs w:val="1"/>
          <w:sz w:val="22"/>
          <w:szCs w:val="22"/>
        </w:rPr>
      </w:pPr>
      <w:r w:rsidDel="00000000" w:rsidR="00000000" w:rsidRPr="00000000">
        <w:rPr>
          <w:rFonts w:ascii="q_5" w:cs="q_5" w:eastAsia="q_5" w:hAnsi="q_5"/>
          <w:b w:val="1"/>
          <w:bCs w:val="1"/>
          <w:sz w:val="22"/>
          <w:szCs w:val="22"/>
          <w:rtl w:val="0"/>
        </w:rPr>
        <w:t xml:space="preserve">RegulonDB accelerates science by transforming decades of experimental data on </w:t>
      </w:r>
      <w:r w:rsidDel="00000000" w:rsidR="00000000" w:rsidRPr="00000000">
        <w:rPr>
          <w:rFonts w:ascii="q_5" w:cs="q_5" w:eastAsia="q_5" w:hAnsi="q_5"/>
          <w:b w:val="1"/>
          <w:bCs w:val="1"/>
          <w:i w:val="1"/>
          <w:iCs w:val="1"/>
          <w:sz w:val="22"/>
          <w:szCs w:val="22"/>
          <w:rtl w:val="0"/>
        </w:rPr>
        <w:t xml:space="preserve">Escherichia coli</w:t>
      </w:r>
      <w:r w:rsidDel="00000000" w:rsidR="00000000" w:rsidRPr="00000000">
        <w:rPr>
          <w:rFonts w:ascii="q_5" w:cs="q_5" w:eastAsia="q_5" w:hAnsi="q_5"/>
          <w:b w:val="1"/>
          <w:bCs w:val="1"/>
          <w:sz w:val="22"/>
          <w:szCs w:val="22"/>
          <w:rtl w:val="0"/>
        </w:rPr>
        <w:t xml:space="preserve"> regulation into structured, computable knowledge that supports discovery, standardization, and methodological innovation across the microbial genomics community.</w:t>
      </w:r>
    </w:p>
    <w:p w:rsidR="00000000" w:rsidDel="00000000" w:rsidP="00000000" w:rsidRDefault="00000000" w:rsidRPr="00000000" w14:paraId="000002BA">
      <w:pPr>
        <w:spacing w:after="240" w:before="240" w:lineRule="auto"/>
        <w:rPr>
          <w:rFonts w:ascii="q_5" w:cs="q_5" w:eastAsia="q_5" w:hAnsi="q_5"/>
          <w:sz w:val="22"/>
          <w:szCs w:val="22"/>
        </w:rPr>
      </w:pPr>
      <w:r w:rsidDel="00000000" w:rsidR="00000000" w:rsidRPr="00000000">
        <w:rPr>
          <w:rFonts w:ascii="q_5" w:cs="q_5" w:eastAsia="q_5" w:hAnsi="q_5"/>
          <w:b w:val="1"/>
          <w:bCs w:val="1"/>
          <w:sz w:val="22"/>
          <w:szCs w:val="22"/>
          <w:rtl w:val="0"/>
        </w:rPr>
        <w:t xml:space="preserve">1. Fueling experimental discovery and data</w:t>
      </w:r>
      <w:sdt>
        <w:sdtPr>
          <w:id w:val="445644945"/>
          <w:tag w:val="goog_rdk_55"/>
        </w:sdtPr>
        <w:sdtContent>
          <w:commentRangeStart w:id="31"/>
        </w:sdtContent>
      </w:sdt>
      <w:r w:rsidDel="00000000" w:rsidR="00000000" w:rsidRPr="00000000">
        <w:rPr>
          <w:rFonts w:ascii="q_5" w:cs="q_5" w:eastAsia="q_5" w:hAnsi="q_5"/>
          <w:b w:val="1"/>
          <w:bCs w:val="1"/>
          <w:sz w:val="22"/>
          <w:szCs w:val="22"/>
          <w:rtl w:val="0"/>
        </w:rPr>
        <w:t xml:space="preserve"> validation</w:t>
        <w:br w:type="textWrapping"/>
      </w:r>
      <w:commentRangeEnd w:id="31"/>
      <w:r w:rsidDel="00000000" w:rsidR="00000000" w:rsidRPr="00000000">
        <w:commentReference w:id="31"/>
      </w:r>
      <w:r w:rsidDel="00000000" w:rsidR="00000000" w:rsidRPr="00000000">
        <w:rPr>
          <w:rFonts w:ascii="q_5" w:cs="q_5" w:eastAsia="q_5" w:hAnsi="q_5"/>
          <w:sz w:val="22"/>
          <w:szCs w:val="22"/>
          <w:rtl w:val="0"/>
        </w:rPr>
        <w:t xml:space="preserve"> RegulonDB is routinely used as a </w:t>
      </w:r>
      <w:r w:rsidDel="00000000" w:rsidR="00000000" w:rsidRPr="00000000">
        <w:rPr>
          <w:rFonts w:ascii="q_5" w:cs="q_5" w:eastAsia="q_5" w:hAnsi="q_5"/>
          <w:b w:val="1"/>
          <w:bCs w:val="1"/>
          <w:sz w:val="22"/>
          <w:szCs w:val="22"/>
          <w:rtl w:val="0"/>
        </w:rPr>
        <w:t xml:space="preserve">reference for validating high-throughput regulatory data</w:t>
      </w:r>
      <w:r w:rsidDel="00000000" w:rsidR="00000000" w:rsidRPr="00000000">
        <w:rPr>
          <w:rFonts w:ascii="q_5" w:cs="q_5" w:eastAsia="q_5" w:hAnsi="q_5"/>
          <w:sz w:val="22"/>
          <w:szCs w:val="22"/>
          <w:rtl w:val="0"/>
        </w:rPr>
        <w:t xml:space="preserve">. In a recent study published in </w:t>
      </w:r>
      <w:r w:rsidDel="00000000" w:rsidR="00000000" w:rsidRPr="00000000">
        <w:rPr>
          <w:rFonts w:ascii="q_5" w:cs="q_5" w:eastAsia="q_5" w:hAnsi="q_5"/>
          <w:i w:val="1"/>
          <w:iCs w:val="1"/>
          <w:sz w:val="22"/>
          <w:szCs w:val="22"/>
          <w:rtl w:val="0"/>
        </w:rPr>
        <w:t xml:space="preserve">Nature Communications</w:t>
      </w:r>
      <w:r w:rsidDel="00000000" w:rsidR="00000000" w:rsidRPr="00000000">
        <w:rPr>
          <w:rFonts w:ascii="q_5" w:cs="q_5" w:eastAsia="q_5" w:hAnsi="q_5"/>
          <w:sz w:val="22"/>
          <w:szCs w:val="22"/>
          <w:rtl w:val="0"/>
        </w:rPr>
        <w:t xml:space="preserve">, Jago et al. (2025) characterized hundreds of novel </w:t>
      </w:r>
      <w:r w:rsidDel="00000000" w:rsidR="00000000" w:rsidRPr="00000000">
        <w:rPr>
          <w:rFonts w:ascii="q_5" w:cs="q_5" w:eastAsia="q_5" w:hAnsi="q_5"/>
          <w:i w:val="1"/>
          <w:iCs w:val="1"/>
          <w:sz w:val="22"/>
          <w:szCs w:val="22"/>
          <w:rtl w:val="0"/>
        </w:rPr>
        <w:t xml:space="preserve">E. coli</w:t>
      </w:r>
      <w:r w:rsidDel="00000000" w:rsidR="00000000" w:rsidRPr="00000000">
        <w:rPr>
          <w:rFonts w:ascii="q_5" w:cs="q_5" w:eastAsia="q_5" w:hAnsi="q_5"/>
          <w:sz w:val="22"/>
          <w:szCs w:val="22"/>
          <w:rtl w:val="0"/>
        </w:rPr>
        <w:t xml:space="preserve"> promoters and used RegulonDB to compare and contextualize these discoveries within known regulatory architecture [PMID: 39824824]. Its curated dataset enables </w:t>
      </w:r>
      <w:r w:rsidDel="00000000" w:rsidR="00000000" w:rsidRPr="00000000">
        <w:rPr>
          <w:rFonts w:ascii="q_5" w:cs="q_5" w:eastAsia="q_5" w:hAnsi="q_5"/>
          <w:b w:val="1"/>
          <w:bCs w:val="1"/>
          <w:sz w:val="22"/>
          <w:szCs w:val="22"/>
          <w:rtl w:val="0"/>
        </w:rPr>
        <w:t xml:space="preserve">rapid benchmarking and biological interpretation</w:t>
      </w:r>
      <w:r w:rsidDel="00000000" w:rsidR="00000000" w:rsidRPr="00000000">
        <w:rPr>
          <w:rFonts w:ascii="q_5" w:cs="q_5" w:eastAsia="q_5" w:hAnsi="q_5"/>
          <w:sz w:val="22"/>
          <w:szCs w:val="22"/>
          <w:rtl w:val="0"/>
        </w:rPr>
        <w:t xml:space="preserve">, saving researchers significant effort and improving reproducibility.</w:t>
      </w:r>
    </w:p>
    <w:p w:rsidR="00000000" w:rsidDel="00000000" w:rsidP="00000000" w:rsidRDefault="00000000" w:rsidRPr="00000000" w14:paraId="000002BB">
      <w:pPr>
        <w:spacing w:after="240" w:before="240" w:lineRule="auto"/>
        <w:rPr>
          <w:rFonts w:ascii="q_5" w:cs="q_5" w:eastAsia="q_5" w:hAnsi="q_5"/>
          <w:sz w:val="22"/>
          <w:szCs w:val="22"/>
        </w:rPr>
      </w:pPr>
      <w:r w:rsidDel="00000000" w:rsidR="00000000" w:rsidRPr="00000000">
        <w:rPr>
          <w:rFonts w:ascii="q_5" w:cs="q_5" w:eastAsia="q_5" w:hAnsi="q_5"/>
          <w:b w:val="1"/>
          <w:bCs w:val="1"/>
          <w:sz w:val="22"/>
          <w:szCs w:val="22"/>
          <w:rtl w:val="0"/>
        </w:rPr>
        <w:t xml:space="preserve">2. Enabling computational methods and knowledge transfer</w:t>
        <w:br w:type="textWrapping"/>
      </w:r>
      <w:r w:rsidDel="00000000" w:rsidR="00000000" w:rsidRPr="00000000">
        <w:rPr>
          <w:rFonts w:ascii="q_5" w:cs="q_5" w:eastAsia="q_5" w:hAnsi="q_5"/>
          <w:sz w:val="22"/>
          <w:szCs w:val="22"/>
          <w:rtl w:val="0"/>
        </w:rPr>
        <w:t xml:space="preserve"> Computational pipelines frequently leverage RegulonDB to improve the </w:t>
      </w:r>
      <w:r w:rsidDel="00000000" w:rsidR="00000000" w:rsidRPr="00000000">
        <w:rPr>
          <w:rFonts w:ascii="q_5" w:cs="q_5" w:eastAsia="q_5" w:hAnsi="q_5"/>
          <w:b w:val="1"/>
          <w:bCs w:val="1"/>
          <w:sz w:val="22"/>
          <w:szCs w:val="22"/>
          <w:rtl w:val="0"/>
        </w:rPr>
        <w:t xml:space="preserve">inference of gene regulatory networks</w:t>
      </w:r>
      <w:r w:rsidDel="00000000" w:rsidR="00000000" w:rsidRPr="00000000">
        <w:rPr>
          <w:rFonts w:ascii="q_5" w:cs="q_5" w:eastAsia="q_5" w:hAnsi="q_5"/>
          <w:sz w:val="22"/>
          <w:szCs w:val="22"/>
          <w:rtl w:val="0"/>
        </w:rPr>
        <w:t xml:space="preserve">. For example, Stock et al. (2025) integrated its regulatory interactions into a Bayesian framework to guide network construction from transcriptomic data in microbial consortia (</w:t>
      </w:r>
      <w:r w:rsidDel="00000000" w:rsidR="00000000" w:rsidRPr="00000000">
        <w:rPr>
          <w:rFonts w:ascii="q_5" w:cs="q_5" w:eastAsia="q_5" w:hAnsi="q_5"/>
          <w:i w:val="1"/>
          <w:iCs w:val="1"/>
          <w:sz w:val="22"/>
          <w:szCs w:val="22"/>
          <w:rtl w:val="0"/>
        </w:rPr>
        <w:t xml:space="preserve">Molecular Systems Biology</w:t>
      </w:r>
      <w:r w:rsidDel="00000000" w:rsidR="00000000" w:rsidRPr="00000000">
        <w:rPr>
          <w:rFonts w:ascii="q_5" w:cs="q_5" w:eastAsia="q_5" w:hAnsi="q_5"/>
          <w:sz w:val="22"/>
          <w:szCs w:val="22"/>
          <w:rtl w:val="0"/>
        </w:rPr>
        <w:t xml:space="preserve">, PMID: 39939367). Similarly, Guharajan et al. (2025) used RegulonDB to survey transcription factor (TF) function in </w:t>
      </w:r>
      <w:r w:rsidDel="00000000" w:rsidR="00000000" w:rsidRPr="00000000">
        <w:rPr>
          <w:rFonts w:ascii="q_5" w:cs="q_5" w:eastAsia="q_5" w:hAnsi="q_5"/>
          <w:i w:val="1"/>
          <w:iCs w:val="1"/>
          <w:sz w:val="22"/>
          <w:szCs w:val="22"/>
          <w:rtl w:val="0"/>
        </w:rPr>
        <w:t xml:space="preserve">E. coli</w:t>
      </w:r>
      <w:r w:rsidDel="00000000" w:rsidR="00000000" w:rsidRPr="00000000">
        <w:rPr>
          <w:rFonts w:ascii="q_5" w:cs="q_5" w:eastAsia="q_5" w:hAnsi="q_5"/>
          <w:sz w:val="22"/>
          <w:szCs w:val="22"/>
          <w:rtl w:val="0"/>
        </w:rPr>
        <w:t xml:space="preserve">, uncovering new regulators and cross-regulatory motifs (</w:t>
      </w:r>
      <w:r w:rsidDel="00000000" w:rsidR="00000000" w:rsidRPr="00000000">
        <w:rPr>
          <w:rFonts w:ascii="q_5" w:cs="q_5" w:eastAsia="q_5" w:hAnsi="q_5"/>
          <w:i w:val="1"/>
          <w:iCs w:val="1"/>
          <w:sz w:val="22"/>
          <w:szCs w:val="22"/>
          <w:rtl w:val="0"/>
        </w:rPr>
        <w:t xml:space="preserve">Nucleic Acids Research</w:t>
      </w:r>
      <w:r w:rsidDel="00000000" w:rsidR="00000000" w:rsidRPr="00000000">
        <w:rPr>
          <w:rFonts w:ascii="q_5" w:cs="q_5" w:eastAsia="q_5" w:hAnsi="q_5"/>
          <w:sz w:val="22"/>
          <w:szCs w:val="22"/>
          <w:rtl w:val="0"/>
        </w:rPr>
        <w:t xml:space="preserve">, PMID: 39921566). These examples show how RegulonDB </w:t>
      </w:r>
      <w:r w:rsidDel="00000000" w:rsidR="00000000" w:rsidRPr="00000000">
        <w:rPr>
          <w:rFonts w:ascii="q_5" w:cs="q_5" w:eastAsia="q_5" w:hAnsi="q_5"/>
          <w:b w:val="1"/>
          <w:bCs w:val="1"/>
          <w:sz w:val="22"/>
          <w:szCs w:val="22"/>
          <w:rtl w:val="0"/>
        </w:rPr>
        <w:t xml:space="preserve">accelerates hypothesis generation</w:t>
      </w:r>
      <w:r w:rsidDel="00000000" w:rsidR="00000000" w:rsidRPr="00000000">
        <w:rPr>
          <w:rFonts w:ascii="q_5" w:cs="q_5" w:eastAsia="q_5" w:hAnsi="q_5"/>
          <w:sz w:val="22"/>
          <w:szCs w:val="22"/>
          <w:rtl w:val="0"/>
        </w:rPr>
        <w:t xml:space="preserve"> and method development by offering expert-curated, reliable prior knowledge.</w:t>
      </w:r>
    </w:p>
    <w:p w:rsidR="00000000" w:rsidDel="00000000" w:rsidP="00000000" w:rsidRDefault="00000000" w:rsidRPr="00000000" w14:paraId="000002BC">
      <w:pPr>
        <w:spacing w:after="240" w:before="240" w:lineRule="auto"/>
        <w:rPr>
          <w:rFonts w:ascii="q_5" w:cs="q_5" w:eastAsia="q_5" w:hAnsi="q_5"/>
          <w:sz w:val="22"/>
          <w:szCs w:val="22"/>
        </w:rPr>
      </w:pPr>
      <w:r w:rsidDel="00000000" w:rsidR="00000000" w:rsidRPr="00000000">
        <w:rPr>
          <w:rFonts w:ascii="q_5" w:cs="q_5" w:eastAsia="q_5" w:hAnsi="q_5"/>
          <w:b w:val="1"/>
          <w:bCs w:val="1"/>
          <w:sz w:val="22"/>
          <w:szCs w:val="22"/>
          <w:rtl w:val="0"/>
        </w:rPr>
        <w:t xml:space="preserve">3. Supporting comparative and cross-species analysis</w:t>
        <w:br w:type="textWrapping"/>
      </w:r>
      <w:r w:rsidDel="00000000" w:rsidR="00000000" w:rsidRPr="00000000">
        <w:rPr>
          <w:rFonts w:ascii="q_5" w:cs="q_5" w:eastAsia="q_5" w:hAnsi="q_5"/>
          <w:sz w:val="22"/>
          <w:szCs w:val="22"/>
          <w:rtl w:val="0"/>
        </w:rPr>
        <w:t xml:space="preserve"> RegulonDB data has been extended into multi-species tools. FunCoup 6 (Buzzao et al., 2025) used RegulonDB to validate conserved regulatory associations across bacteria, highlighting its role in </w:t>
      </w:r>
      <w:r w:rsidDel="00000000" w:rsidR="00000000" w:rsidRPr="00000000">
        <w:rPr>
          <w:rFonts w:ascii="q_5" w:cs="q_5" w:eastAsia="q_5" w:hAnsi="q_5"/>
          <w:b w:val="1"/>
          <w:bCs w:val="1"/>
          <w:sz w:val="22"/>
          <w:szCs w:val="22"/>
          <w:rtl w:val="0"/>
        </w:rPr>
        <w:t xml:space="preserve">extending regulatory logic to poorly studied species</w:t>
      </w:r>
      <w:r w:rsidDel="00000000" w:rsidR="00000000" w:rsidRPr="00000000">
        <w:rPr>
          <w:rFonts w:ascii="q_5" w:cs="q_5" w:eastAsia="q_5" w:hAnsi="q_5"/>
          <w:sz w:val="22"/>
          <w:szCs w:val="22"/>
          <w:rtl w:val="0"/>
        </w:rPr>
        <w:t xml:space="preserve"> (</w:t>
      </w:r>
      <w:r w:rsidDel="00000000" w:rsidR="00000000" w:rsidRPr="00000000">
        <w:rPr>
          <w:rFonts w:ascii="q_5" w:cs="q_5" w:eastAsia="q_5" w:hAnsi="q_5"/>
          <w:i w:val="1"/>
          <w:iCs w:val="1"/>
          <w:sz w:val="22"/>
          <w:szCs w:val="22"/>
          <w:rtl w:val="0"/>
        </w:rPr>
        <w:t xml:space="preserve">Nucleic Acids Research</w:t>
      </w:r>
      <w:r w:rsidDel="00000000" w:rsidR="00000000" w:rsidRPr="00000000">
        <w:rPr>
          <w:rFonts w:ascii="q_5" w:cs="q_5" w:eastAsia="q_5" w:hAnsi="q_5"/>
          <w:sz w:val="22"/>
          <w:szCs w:val="22"/>
          <w:rtl w:val="0"/>
        </w:rPr>
        <w:t xml:space="preserve">, PMID: 39530220). As RegulonDB evolves into a multigenomic knowledge base, its contribution to </w:t>
      </w:r>
      <w:r w:rsidDel="00000000" w:rsidR="00000000" w:rsidRPr="00000000">
        <w:rPr>
          <w:rFonts w:ascii="q_5" w:cs="q_5" w:eastAsia="q_5" w:hAnsi="q_5"/>
          <w:b w:val="1"/>
          <w:bCs w:val="1"/>
          <w:sz w:val="22"/>
          <w:szCs w:val="22"/>
          <w:rtl w:val="0"/>
        </w:rPr>
        <w:t xml:space="preserve">comparative genomics and functional annotation</w:t>
      </w:r>
      <w:r w:rsidDel="00000000" w:rsidR="00000000" w:rsidRPr="00000000">
        <w:rPr>
          <w:rFonts w:ascii="q_5" w:cs="q_5" w:eastAsia="q_5" w:hAnsi="q_5"/>
          <w:sz w:val="22"/>
          <w:szCs w:val="22"/>
          <w:rtl w:val="0"/>
        </w:rPr>
        <w:t xml:space="preserve"> will expand, allowing more efficient characterization of emerging pathogens and biotechnologically relevant microbes.</w:t>
      </w:r>
    </w:p>
    <w:p w:rsidR="00000000" w:rsidDel="00000000" w:rsidP="00000000" w:rsidRDefault="00000000" w:rsidRPr="00000000" w14:paraId="000002BD">
      <w:pPr>
        <w:spacing w:after="240" w:before="240" w:lineRule="auto"/>
        <w:rPr>
          <w:rFonts w:ascii="q_5" w:cs="q_5" w:eastAsia="q_5" w:hAnsi="q_5"/>
          <w:sz w:val="22"/>
          <w:szCs w:val="22"/>
        </w:rPr>
      </w:pPr>
      <w:r w:rsidDel="00000000" w:rsidR="00000000" w:rsidRPr="00000000">
        <w:rPr>
          <w:rFonts w:ascii="q_5" w:cs="q_5" w:eastAsia="q_5" w:hAnsi="q_5"/>
          <w:b w:val="1"/>
          <w:bCs w:val="1"/>
          <w:sz w:val="22"/>
          <w:szCs w:val="22"/>
          <w:rtl w:val="0"/>
        </w:rPr>
        <w:t xml:space="preserve">4. Promoting research efficiencies through reuse and integration</w:t>
        <w:br w:type="textWrapping"/>
      </w:r>
      <w:r w:rsidDel="00000000" w:rsidR="00000000" w:rsidRPr="00000000">
        <w:rPr>
          <w:rFonts w:ascii="q_5" w:cs="q_5" w:eastAsia="q_5" w:hAnsi="q_5"/>
          <w:sz w:val="22"/>
          <w:szCs w:val="22"/>
          <w:rtl w:val="0"/>
        </w:rPr>
        <w:t xml:space="preserve"> RegulonDB accelerates research by </w:t>
      </w:r>
      <w:r w:rsidDel="00000000" w:rsidR="00000000" w:rsidRPr="00000000">
        <w:rPr>
          <w:rFonts w:ascii="q_5" w:cs="q_5" w:eastAsia="q_5" w:hAnsi="q_5"/>
          <w:b w:val="1"/>
          <w:bCs w:val="1"/>
          <w:sz w:val="22"/>
          <w:szCs w:val="22"/>
          <w:rtl w:val="0"/>
        </w:rPr>
        <w:t xml:space="preserve">reducing duplication of effort</w:t>
      </w:r>
      <w:r w:rsidDel="00000000" w:rsidR="00000000" w:rsidRPr="00000000">
        <w:rPr>
          <w:rFonts w:ascii="q_5" w:cs="q_5" w:eastAsia="q_5" w:hAnsi="q_5"/>
          <w:sz w:val="22"/>
          <w:szCs w:val="22"/>
          <w:rtl w:val="0"/>
        </w:rPr>
        <w:t xml:space="preserve">. It consolidates regulatory evidence from hundreds of articles into a unified, searchable framework, annotated with standardized object models (e.g., promoters, TUs, TFs) and persistent identifiers. This supports integration with external platforms such as BioCyc, NCBI, UniProt, and FAIRsharing, and allows its use in automated pipelines through APIs and downloadable formats.</w:t>
      </w:r>
    </w:p>
    <w:p w:rsidR="00000000" w:rsidDel="00000000" w:rsidP="00000000" w:rsidRDefault="00000000" w:rsidRPr="00000000" w14:paraId="000002BE">
      <w:pPr>
        <w:spacing w:after="240" w:before="240" w:lineRule="auto"/>
        <w:rPr>
          <w:rFonts w:ascii="q_5" w:cs="q_5" w:eastAsia="q_5" w:hAnsi="q_5"/>
          <w:sz w:val="22"/>
          <w:szCs w:val="22"/>
        </w:rPr>
      </w:pPr>
      <w:r w:rsidDel="00000000" w:rsidR="00000000" w:rsidRPr="00000000">
        <w:rPr>
          <w:rFonts w:ascii="q_5" w:cs="q_5" w:eastAsia="q_5" w:hAnsi="q_5"/>
          <w:b w:val="1"/>
          <w:bCs w:val="1"/>
          <w:sz w:val="22"/>
          <w:szCs w:val="22"/>
          <w:rtl w:val="0"/>
        </w:rPr>
        <w:t xml:space="preserve">5. Empowering education and training</w:t>
        <w:br w:type="textWrapping"/>
      </w:r>
      <w:r w:rsidDel="00000000" w:rsidR="00000000" w:rsidRPr="00000000">
        <w:rPr>
          <w:rFonts w:ascii="q_5" w:cs="q_5" w:eastAsia="q_5" w:hAnsi="q_5"/>
          <w:sz w:val="22"/>
          <w:szCs w:val="22"/>
          <w:rtl w:val="0"/>
        </w:rPr>
        <w:t xml:space="preserve"> The database is also used in training programs and academic courses to </w:t>
      </w:r>
      <w:r w:rsidDel="00000000" w:rsidR="00000000" w:rsidRPr="00000000">
        <w:rPr>
          <w:rFonts w:ascii="q_5" w:cs="q_5" w:eastAsia="q_5" w:hAnsi="q_5"/>
          <w:b w:val="1"/>
          <w:bCs w:val="1"/>
          <w:sz w:val="22"/>
          <w:szCs w:val="22"/>
          <w:rtl w:val="0"/>
        </w:rPr>
        <w:t xml:space="preserve">teach real-world regulatory bioinformatics</w:t>
      </w:r>
      <w:r w:rsidDel="00000000" w:rsidR="00000000" w:rsidRPr="00000000">
        <w:rPr>
          <w:rFonts w:ascii="q_5" w:cs="q_5" w:eastAsia="q_5" w:hAnsi="q_5"/>
          <w:sz w:val="22"/>
          <w:szCs w:val="22"/>
          <w:rtl w:val="0"/>
        </w:rPr>
        <w:t xml:space="preserve">. By using curated transcription factor binding sites and matrices, students learn how to perform motif searches and regulatory analysis in an authentic context—developing skills that translate directly to applied research.</w:t>
      </w:r>
    </w:p>
    <w:p w:rsidR="00000000" w:rsidDel="00000000" w:rsidP="00000000" w:rsidRDefault="00000000" w:rsidRPr="00000000" w14:paraId="000002BF">
      <w:pPr>
        <w:rPr>
          <w:rFonts w:ascii="q_5" w:cs="q_5" w:eastAsia="q_5" w:hAnsi="q_5"/>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0">
      <w:pPr>
        <w:spacing w:after="240" w:before="240" w:lineRule="auto"/>
        <w:rPr>
          <w:rFonts w:ascii="q_5" w:cs="q_5" w:eastAsia="q_5" w:hAnsi="q_5"/>
          <w:sz w:val="22"/>
          <w:szCs w:val="22"/>
        </w:rPr>
      </w:pPr>
      <w:r w:rsidDel="00000000" w:rsidR="00000000" w:rsidRPr="00000000">
        <w:rPr>
          <w:rFonts w:ascii="q_5" w:cs="q_5" w:eastAsia="q_5" w:hAnsi="q_5"/>
          <w:b w:val="1"/>
          <w:bCs w:val="1"/>
          <w:sz w:val="22"/>
          <w:szCs w:val="22"/>
          <w:rtl w:val="0"/>
        </w:rPr>
        <w:t xml:space="preserve">In summary</w:t>
      </w:r>
      <w:r w:rsidDel="00000000" w:rsidR="00000000" w:rsidRPr="00000000">
        <w:rPr>
          <w:rFonts w:ascii="q_5" w:cs="q_5" w:eastAsia="q_5" w:hAnsi="q_5"/>
          <w:sz w:val="22"/>
          <w:szCs w:val="22"/>
          <w:rtl w:val="0"/>
        </w:rPr>
        <w:t xml:space="preserve">, RegulonDB accelerates science by:</w:t>
      </w:r>
    </w:p>
    <w:p w:rsidR="00000000" w:rsidDel="00000000" w:rsidP="00000000" w:rsidRDefault="00000000" w:rsidRPr="00000000" w14:paraId="000002C1">
      <w:pPr>
        <w:numPr>
          <w:ilvl w:val="0"/>
          <w:numId w:val="6"/>
        </w:numPr>
        <w:spacing w:after="0" w:afterAutospacing="0" w:before="240" w:lineRule="auto"/>
        <w:ind w:left="720" w:hanging="360"/>
        <w:rPr>
          <w:rFonts w:ascii="q_5" w:cs="q_5" w:eastAsia="q_5" w:hAnsi="q_5"/>
          <w:sz w:val="22"/>
          <w:szCs w:val="22"/>
        </w:rPr>
      </w:pPr>
      <w:r w:rsidDel="00000000" w:rsidR="00000000" w:rsidRPr="00000000">
        <w:rPr>
          <w:rFonts w:ascii="q_5" w:cs="q_5" w:eastAsia="q_5" w:hAnsi="q_5"/>
          <w:sz w:val="22"/>
          <w:szCs w:val="22"/>
          <w:rtl w:val="0"/>
        </w:rPr>
        <w:t xml:space="preserve">Enabling high-throughput validation and discovery,</w:t>
        <w:br w:type="textWrapping"/>
      </w:r>
    </w:p>
    <w:p w:rsidR="00000000" w:rsidDel="00000000" w:rsidP="00000000" w:rsidRDefault="00000000" w:rsidRPr="00000000" w14:paraId="000002C2">
      <w:pPr>
        <w:numPr>
          <w:ilvl w:val="0"/>
          <w:numId w:val="6"/>
        </w:numPr>
        <w:spacing w:after="0" w:afterAutospacing="0" w:before="0" w:beforeAutospacing="0" w:lineRule="auto"/>
        <w:ind w:left="720" w:hanging="360"/>
        <w:rPr>
          <w:rFonts w:ascii="q_5" w:cs="q_5" w:eastAsia="q_5" w:hAnsi="q_5"/>
          <w:sz w:val="22"/>
          <w:szCs w:val="22"/>
        </w:rPr>
      </w:pPr>
      <w:r w:rsidDel="00000000" w:rsidR="00000000" w:rsidRPr="00000000">
        <w:rPr>
          <w:rFonts w:ascii="q_5" w:cs="q_5" w:eastAsia="q_5" w:hAnsi="q_5"/>
          <w:sz w:val="22"/>
          <w:szCs w:val="22"/>
          <w:rtl w:val="0"/>
        </w:rPr>
        <w:t xml:space="preserve">Supporting reproducible, knowledge-driven computational methods,</w:t>
        <w:br w:type="textWrapping"/>
      </w:r>
    </w:p>
    <w:p w:rsidR="00000000" w:rsidDel="00000000" w:rsidP="00000000" w:rsidRDefault="00000000" w:rsidRPr="00000000" w14:paraId="000002C3">
      <w:pPr>
        <w:numPr>
          <w:ilvl w:val="0"/>
          <w:numId w:val="6"/>
        </w:numPr>
        <w:spacing w:after="0" w:afterAutospacing="0" w:before="0" w:beforeAutospacing="0" w:lineRule="auto"/>
        <w:ind w:left="720" w:hanging="360"/>
        <w:rPr>
          <w:rFonts w:ascii="q_5" w:cs="q_5" w:eastAsia="q_5" w:hAnsi="q_5"/>
          <w:sz w:val="22"/>
          <w:szCs w:val="22"/>
        </w:rPr>
      </w:pPr>
      <w:r w:rsidDel="00000000" w:rsidR="00000000" w:rsidRPr="00000000">
        <w:rPr>
          <w:rFonts w:ascii="q_5" w:cs="q_5" w:eastAsia="q_5" w:hAnsi="q_5"/>
          <w:sz w:val="22"/>
          <w:szCs w:val="22"/>
          <w:rtl w:val="0"/>
        </w:rPr>
        <w:t xml:space="preserve">Facilitating comparative genomics and annotation transfer,</w:t>
        <w:br w:type="textWrapping"/>
      </w:r>
    </w:p>
    <w:p w:rsidR="00000000" w:rsidDel="00000000" w:rsidP="00000000" w:rsidRDefault="00000000" w:rsidRPr="00000000" w14:paraId="000002C4">
      <w:pPr>
        <w:numPr>
          <w:ilvl w:val="0"/>
          <w:numId w:val="6"/>
        </w:numPr>
        <w:spacing w:after="0" w:afterAutospacing="0" w:before="0" w:beforeAutospacing="0" w:lineRule="auto"/>
        <w:ind w:left="720" w:hanging="360"/>
        <w:rPr>
          <w:rFonts w:ascii="q_5" w:cs="q_5" w:eastAsia="q_5" w:hAnsi="q_5"/>
          <w:sz w:val="22"/>
          <w:szCs w:val="22"/>
        </w:rPr>
      </w:pPr>
      <w:r w:rsidDel="00000000" w:rsidR="00000000" w:rsidRPr="00000000">
        <w:rPr>
          <w:rFonts w:ascii="q_5" w:cs="q_5" w:eastAsia="q_5" w:hAnsi="q_5"/>
          <w:sz w:val="22"/>
          <w:szCs w:val="22"/>
          <w:rtl w:val="0"/>
        </w:rPr>
        <w:t xml:space="preserve">Promoting reuse, interoperability, and efficiency,</w:t>
        <w:br w:type="textWrapping"/>
      </w:r>
    </w:p>
    <w:p w:rsidR="00000000" w:rsidDel="00000000" w:rsidP="00000000" w:rsidRDefault="00000000" w:rsidRPr="00000000" w14:paraId="000002C5">
      <w:pPr>
        <w:numPr>
          <w:ilvl w:val="0"/>
          <w:numId w:val="6"/>
        </w:numPr>
        <w:spacing w:after="240" w:before="0" w:beforeAutospacing="0" w:lineRule="auto"/>
        <w:ind w:left="720" w:hanging="360"/>
        <w:rPr>
          <w:rFonts w:ascii="q_5" w:cs="q_5" w:eastAsia="q_5" w:hAnsi="q_5"/>
          <w:sz w:val="22"/>
          <w:szCs w:val="22"/>
        </w:rPr>
      </w:pPr>
      <w:r w:rsidDel="00000000" w:rsidR="00000000" w:rsidRPr="00000000">
        <w:rPr>
          <w:rFonts w:ascii="q_5" w:cs="q_5" w:eastAsia="q_5" w:hAnsi="q_5"/>
          <w:sz w:val="22"/>
          <w:szCs w:val="22"/>
          <w:rtl w:val="0"/>
        </w:rPr>
        <w:t xml:space="preserve">Empowering the next generation of scientists through hands-on training.</w:t>
        <w:br w:type="textWrapping"/>
      </w:r>
    </w:p>
    <w:p w:rsidR="00000000" w:rsidDel="00000000" w:rsidP="00000000" w:rsidRDefault="00000000" w:rsidRPr="00000000" w14:paraId="000002C6">
      <w:pPr>
        <w:spacing w:after="240" w:before="240" w:lineRule="auto"/>
        <w:rPr>
          <w:rFonts w:ascii="q_5" w:cs="q_5" w:eastAsia="q_5" w:hAnsi="q_5"/>
          <w:sz w:val="22"/>
          <w:szCs w:val="22"/>
        </w:rPr>
      </w:pPr>
      <w:r w:rsidDel="00000000" w:rsidR="00000000" w:rsidRPr="00000000">
        <w:rPr>
          <w:rFonts w:ascii="q_5" w:cs="q_5" w:eastAsia="q_5" w:hAnsi="q_5"/>
          <w:sz w:val="22"/>
          <w:szCs w:val="22"/>
          <w:rtl w:val="0"/>
        </w:rPr>
        <w:t xml:space="preserve">Its impact is not only visible in the number of citations, but in the </w:t>
      </w:r>
      <w:r w:rsidDel="00000000" w:rsidR="00000000" w:rsidRPr="00000000">
        <w:rPr>
          <w:rFonts w:ascii="q_5" w:cs="q_5" w:eastAsia="q_5" w:hAnsi="q_5"/>
          <w:b w:val="1"/>
          <w:bCs w:val="1"/>
          <w:sz w:val="22"/>
          <w:szCs w:val="22"/>
          <w:rtl w:val="0"/>
        </w:rPr>
        <w:t xml:space="preserve">depth of integration into experimental workflows, analytical tools, and scientific education</w:t>
      </w:r>
      <w:r w:rsidDel="00000000" w:rsidR="00000000" w:rsidRPr="00000000">
        <w:rPr>
          <w:rFonts w:ascii="q_5" w:cs="q_5" w:eastAsia="q_5" w:hAnsi="q_5"/>
          <w:sz w:val="22"/>
          <w:szCs w:val="22"/>
          <w:rtl w:val="0"/>
        </w:rPr>
        <w:t xml:space="preserve">.</w:t>
      </w:r>
    </w:p>
    <w:p w:rsidR="00000000" w:rsidDel="00000000" w:rsidP="00000000" w:rsidRDefault="00000000" w:rsidRPr="00000000" w14:paraId="000002C7">
      <w:pPr>
        <w:rPr>
          <w:rFonts w:ascii="q_5" w:cs="q_5" w:eastAsia="q_5" w:hAnsi="q_5"/>
          <w:sz w:val="22"/>
          <w:szCs w:val="22"/>
          <w:highlight w:val="yellow"/>
        </w:rPr>
      </w:pPr>
      <w:r w:rsidDel="00000000" w:rsidR="00000000" w:rsidRPr="00000000">
        <w:rPr>
          <w:rtl w:val="0"/>
        </w:rPr>
      </w:r>
    </w:p>
    <w:p w:rsidR="00000000" w:rsidDel="00000000" w:rsidP="00000000" w:rsidRDefault="00000000" w:rsidRPr="00000000" w14:paraId="000002C8">
      <w:pPr>
        <w:rPr>
          <w:rFonts w:ascii="q_5" w:cs="q_5" w:eastAsia="q_5" w:hAnsi="q_5"/>
          <w:sz w:val="22"/>
          <w:szCs w:val="22"/>
          <w:highlight w:val="yellow"/>
        </w:rPr>
      </w:pPr>
      <w:r w:rsidDel="00000000" w:rsidR="00000000" w:rsidRPr="00000000">
        <w:rPr>
          <w:rFonts w:ascii="q_5" w:cs="q_5" w:eastAsia="q_5" w:hAnsi="q_5"/>
          <w:sz w:val="22"/>
          <w:szCs w:val="22"/>
          <w:highlight w:val="yellow"/>
          <w:rtl w:val="0"/>
        </w:rPr>
        <w:t xml:space="preserve">—---------opcion 2</w:t>
      </w:r>
    </w:p>
    <w:p w:rsidR="00000000" w:rsidDel="00000000" w:rsidP="00000000" w:rsidRDefault="00000000" w:rsidRPr="00000000" w14:paraId="000002C9">
      <w:pPr>
        <w:rPr>
          <w:rFonts w:ascii="q_5" w:cs="q_5" w:eastAsia="q_5" w:hAnsi="q_5"/>
          <w:sz w:val="22"/>
          <w:szCs w:val="22"/>
        </w:rPr>
      </w:pPr>
      <w:r w:rsidDel="00000000" w:rsidR="00000000" w:rsidRPr="00000000">
        <w:rPr>
          <w:rtl w:val="0"/>
        </w:rPr>
      </w:r>
    </w:p>
    <w:p w:rsidR="00000000" w:rsidDel="00000000" w:rsidP="00000000" w:rsidRDefault="00000000" w:rsidRPr="00000000" w14:paraId="000002CA">
      <w:pPr>
        <w:spacing w:after="240" w:lineRule="auto"/>
        <w:rPr>
          <w:rFonts w:ascii="q_5" w:cs="q_5" w:eastAsia="q_5" w:hAnsi="q_5"/>
          <w:b w:val="1"/>
          <w:bCs w:val="1"/>
          <w:sz w:val="22"/>
          <w:szCs w:val="22"/>
        </w:rPr>
      </w:pPr>
      <w:r w:rsidDel="00000000" w:rsidR="00000000" w:rsidRPr="00000000">
        <w:rPr>
          <w:rFonts w:ascii="q_5" w:cs="q_5" w:eastAsia="q_5" w:hAnsi="q_5"/>
          <w:b w:val="1"/>
          <w:bCs w:val="1"/>
          <w:sz w:val="22"/>
          <w:szCs w:val="22"/>
          <w:rtl w:val="0"/>
        </w:rPr>
        <w:t xml:space="preserve">RegulonDB accelerates science by transforming decades of experimental work on transcriptional regulation in </w:t>
      </w:r>
      <w:r w:rsidDel="00000000" w:rsidR="00000000" w:rsidRPr="00000000">
        <w:rPr>
          <w:rFonts w:ascii="q_5" w:cs="q_5" w:eastAsia="q_5" w:hAnsi="q_5"/>
          <w:b w:val="1"/>
          <w:bCs w:val="1"/>
          <w:i w:val="1"/>
          <w:iCs w:val="1"/>
          <w:sz w:val="22"/>
          <w:szCs w:val="22"/>
          <w:rtl w:val="0"/>
        </w:rPr>
        <w:t xml:space="preserve">Escherichia coli</w:t>
      </w:r>
      <w:r w:rsidDel="00000000" w:rsidR="00000000" w:rsidRPr="00000000">
        <w:rPr>
          <w:rFonts w:ascii="q_5" w:cs="q_5" w:eastAsia="q_5" w:hAnsi="q_5"/>
          <w:b w:val="1"/>
          <w:bCs w:val="1"/>
          <w:sz w:val="22"/>
          <w:szCs w:val="22"/>
          <w:rtl w:val="0"/>
        </w:rPr>
        <w:t xml:space="preserve"> into structured, reusable, and evidence-linked knowledge that powers both basic research and computational innovation.</w:t>
      </w:r>
    </w:p>
    <w:p w:rsidR="00000000" w:rsidDel="00000000" w:rsidP="00000000" w:rsidRDefault="00000000" w:rsidRPr="00000000" w14:paraId="000002CB">
      <w:pPr>
        <w:spacing w:after="240" w:before="240" w:lineRule="auto"/>
        <w:rPr>
          <w:rFonts w:ascii="q_5" w:cs="q_5" w:eastAsia="q_5" w:hAnsi="q_5"/>
          <w:sz w:val="22"/>
          <w:szCs w:val="22"/>
        </w:rPr>
      </w:pPr>
      <w:r w:rsidDel="00000000" w:rsidR="00000000" w:rsidRPr="00000000">
        <w:rPr>
          <w:rFonts w:ascii="q_5" w:cs="q_5" w:eastAsia="q_5" w:hAnsi="q_5"/>
          <w:b w:val="1"/>
          <w:bCs w:val="1"/>
          <w:sz w:val="22"/>
          <w:szCs w:val="22"/>
          <w:rtl w:val="0"/>
        </w:rPr>
        <w:t xml:space="preserve">1. Promoting reuse and reproducibility</w:t>
        <w:br w:type="textWrapping"/>
      </w:r>
      <w:r w:rsidDel="00000000" w:rsidR="00000000" w:rsidRPr="00000000">
        <w:rPr>
          <w:rFonts w:ascii="q_5" w:cs="q_5" w:eastAsia="q_5" w:hAnsi="q_5"/>
          <w:sz w:val="22"/>
          <w:szCs w:val="22"/>
          <w:rtl w:val="0"/>
        </w:rPr>
        <w:t xml:space="preserve"> RegulonDB provides curated, machine-readable representations of transcriptional regulatory elements—promoters, operons, transcription factors (TFs), binding sites, and interactions—linked to experimental evidence and literature references. This has allowed researchers to </w:t>
      </w:r>
      <w:r w:rsidDel="00000000" w:rsidR="00000000" w:rsidRPr="00000000">
        <w:rPr>
          <w:rFonts w:ascii="q_5" w:cs="q_5" w:eastAsia="q_5" w:hAnsi="q_5"/>
          <w:b w:val="1"/>
          <w:bCs w:val="1"/>
          <w:sz w:val="22"/>
          <w:szCs w:val="22"/>
          <w:rtl w:val="0"/>
        </w:rPr>
        <w:t xml:space="preserve">rely on validated data</w:t>
      </w:r>
      <w:r w:rsidDel="00000000" w:rsidR="00000000" w:rsidRPr="00000000">
        <w:rPr>
          <w:rFonts w:ascii="q_5" w:cs="q_5" w:eastAsia="q_5" w:hAnsi="q_5"/>
          <w:sz w:val="22"/>
          <w:szCs w:val="22"/>
          <w:rtl w:val="0"/>
        </w:rPr>
        <w:t xml:space="preserve"> rather than re-extract information from dispersed articles, thus </w:t>
      </w:r>
      <w:r w:rsidDel="00000000" w:rsidR="00000000" w:rsidRPr="00000000">
        <w:rPr>
          <w:rFonts w:ascii="q_5" w:cs="q_5" w:eastAsia="q_5" w:hAnsi="q_5"/>
          <w:b w:val="1"/>
          <w:bCs w:val="1"/>
          <w:sz w:val="22"/>
          <w:szCs w:val="22"/>
          <w:rtl w:val="0"/>
        </w:rPr>
        <w:t xml:space="preserve">shortening discovery cycles</w:t>
      </w:r>
      <w:r w:rsidDel="00000000" w:rsidR="00000000" w:rsidRPr="00000000">
        <w:rPr>
          <w:rFonts w:ascii="q_5" w:cs="q_5" w:eastAsia="q_5" w:hAnsi="q_5"/>
          <w:sz w:val="22"/>
          <w:szCs w:val="22"/>
          <w:rtl w:val="0"/>
        </w:rPr>
        <w:t xml:space="preserve"> and enhancing reproducibility.</w:t>
      </w:r>
    </w:p>
    <w:p w:rsidR="00000000" w:rsidDel="00000000" w:rsidP="00000000" w:rsidRDefault="00000000" w:rsidRPr="00000000" w14:paraId="000002CC">
      <w:pPr>
        <w:spacing w:after="240" w:before="240" w:lineRule="auto"/>
        <w:rPr>
          <w:rFonts w:ascii="q_5" w:cs="q_5" w:eastAsia="q_5" w:hAnsi="q_5"/>
          <w:sz w:val="22"/>
          <w:szCs w:val="22"/>
        </w:rPr>
      </w:pPr>
      <w:r w:rsidDel="00000000" w:rsidR="00000000" w:rsidRPr="00000000">
        <w:rPr>
          <w:rFonts w:ascii="q_5" w:cs="q_5" w:eastAsia="q_5" w:hAnsi="q_5"/>
          <w:b w:val="1"/>
          <w:bCs w:val="1"/>
          <w:sz w:val="22"/>
          <w:szCs w:val="22"/>
          <w:rtl w:val="0"/>
        </w:rPr>
        <w:t xml:space="preserve">2. Enabling advanced computational methods</w:t>
        <w:br w:type="textWrapping"/>
      </w:r>
      <w:r w:rsidDel="00000000" w:rsidR="00000000" w:rsidRPr="00000000">
        <w:rPr>
          <w:rFonts w:ascii="q_5" w:cs="q_5" w:eastAsia="q_5" w:hAnsi="q_5"/>
          <w:sz w:val="22"/>
          <w:szCs w:val="22"/>
          <w:rtl w:val="0"/>
        </w:rPr>
        <w:t xml:space="preserve"> Recent publications demonstrate how RegulonDB fuels innovation in computational biology:</w:t>
      </w:r>
    </w:p>
    <w:p w:rsidR="00000000" w:rsidDel="00000000" w:rsidP="00000000" w:rsidRDefault="00000000" w:rsidRPr="00000000" w14:paraId="000002CD">
      <w:pPr>
        <w:numPr>
          <w:ilvl w:val="0"/>
          <w:numId w:val="5"/>
        </w:numPr>
        <w:spacing w:after="0" w:afterAutospacing="0" w:before="240" w:lineRule="auto"/>
        <w:ind w:left="720" w:hanging="360"/>
        <w:rPr>
          <w:rFonts w:ascii="q_5" w:cs="q_5" w:eastAsia="q_5" w:hAnsi="q_5"/>
          <w:sz w:val="22"/>
          <w:szCs w:val="22"/>
        </w:rPr>
      </w:pPr>
      <w:r w:rsidDel="00000000" w:rsidR="00000000" w:rsidRPr="00000000">
        <w:rPr>
          <w:rFonts w:ascii="q_5" w:cs="q_5" w:eastAsia="q_5" w:hAnsi="q_5"/>
          <w:sz w:val="22"/>
          <w:szCs w:val="22"/>
          <w:rtl w:val="0"/>
        </w:rPr>
        <w:t xml:space="preserve">In </w:t>
      </w:r>
      <w:r w:rsidDel="00000000" w:rsidR="00000000" w:rsidRPr="00000000">
        <w:rPr>
          <w:rFonts w:ascii="q_5" w:cs="q_5" w:eastAsia="q_5" w:hAnsi="q_5"/>
          <w:i w:val="1"/>
          <w:iCs w:val="1"/>
          <w:sz w:val="22"/>
          <w:szCs w:val="22"/>
          <w:rtl w:val="0"/>
        </w:rPr>
        <w:t xml:space="preserve">PLoS Computational Biology</w:t>
      </w:r>
      <w:r w:rsidDel="00000000" w:rsidR="00000000" w:rsidRPr="00000000">
        <w:rPr>
          <w:rFonts w:ascii="q_5" w:cs="q_5" w:eastAsia="q_5" w:hAnsi="q_5"/>
          <w:sz w:val="22"/>
          <w:szCs w:val="22"/>
          <w:rtl w:val="0"/>
        </w:rPr>
        <w:t xml:space="preserve"> (2025), Baptista et al. used RegulonDB to explore </w:t>
      </w:r>
      <w:r w:rsidDel="00000000" w:rsidR="00000000" w:rsidRPr="00000000">
        <w:rPr>
          <w:rFonts w:ascii="q_5" w:cs="q_5" w:eastAsia="q_5" w:hAnsi="q_5"/>
          <w:b w:val="1"/>
          <w:bCs w:val="1"/>
          <w:sz w:val="22"/>
          <w:szCs w:val="22"/>
          <w:rtl w:val="0"/>
        </w:rPr>
        <w:t xml:space="preserve">bimodality in </w:t>
      </w:r>
      <w:r w:rsidDel="00000000" w:rsidR="00000000" w:rsidRPr="00000000">
        <w:rPr>
          <w:rFonts w:ascii="q_5" w:cs="q_5" w:eastAsia="q_5" w:hAnsi="q_5"/>
          <w:b w:val="1"/>
          <w:bCs w:val="1"/>
          <w:i w:val="1"/>
          <w:iCs w:val="1"/>
          <w:sz w:val="22"/>
          <w:szCs w:val="22"/>
          <w:rtl w:val="0"/>
        </w:rPr>
        <w:t xml:space="preserve">E. coli</w:t>
      </w:r>
      <w:r w:rsidDel="00000000" w:rsidR="00000000" w:rsidRPr="00000000">
        <w:rPr>
          <w:rFonts w:ascii="q_5" w:cs="q_5" w:eastAsia="q_5" w:hAnsi="q_5"/>
          <w:b w:val="1"/>
          <w:bCs w:val="1"/>
          <w:sz w:val="22"/>
          <w:szCs w:val="22"/>
          <w:rtl w:val="0"/>
        </w:rPr>
        <w:t xml:space="preserve"> gene expression</w:t>
      </w:r>
      <w:r w:rsidDel="00000000" w:rsidR="00000000" w:rsidRPr="00000000">
        <w:rPr>
          <w:rFonts w:ascii="q_5" w:cs="q_5" w:eastAsia="q_5" w:hAnsi="q_5"/>
          <w:sz w:val="22"/>
          <w:szCs w:val="22"/>
          <w:rtl w:val="0"/>
        </w:rPr>
        <w:t xml:space="preserve">, leveraging curated regulatory information to interpret population-level dynamics in gene expression patterns [PMID: 39946496].</w:t>
        <w:br w:type="textWrapping"/>
      </w:r>
    </w:p>
    <w:p w:rsidR="00000000" w:rsidDel="00000000" w:rsidP="00000000" w:rsidRDefault="00000000" w:rsidRPr="00000000" w14:paraId="000002CE">
      <w:pPr>
        <w:numPr>
          <w:ilvl w:val="0"/>
          <w:numId w:val="5"/>
        </w:numPr>
        <w:spacing w:after="0" w:afterAutospacing="0" w:before="0" w:beforeAutospacing="0" w:lineRule="auto"/>
        <w:ind w:left="720" w:hanging="360"/>
        <w:rPr>
          <w:rFonts w:ascii="q_5" w:cs="q_5" w:eastAsia="q_5" w:hAnsi="q_5"/>
          <w:sz w:val="22"/>
          <w:szCs w:val="22"/>
        </w:rPr>
      </w:pPr>
      <w:r w:rsidDel="00000000" w:rsidR="00000000" w:rsidRPr="00000000">
        <w:rPr>
          <w:rFonts w:ascii="q_5" w:cs="q_5" w:eastAsia="q_5" w:hAnsi="q_5"/>
          <w:sz w:val="22"/>
          <w:szCs w:val="22"/>
          <w:rtl w:val="0"/>
        </w:rPr>
        <w:t xml:space="preserve">Catoiu et al. integrated RegulonDB into </w:t>
      </w:r>
      <w:r w:rsidDel="00000000" w:rsidR="00000000" w:rsidRPr="00000000">
        <w:rPr>
          <w:rFonts w:ascii="q_5" w:cs="q_5" w:eastAsia="q_5" w:hAnsi="q_5"/>
          <w:b w:val="1"/>
          <w:bCs w:val="1"/>
          <w:sz w:val="22"/>
          <w:szCs w:val="22"/>
          <w:rtl w:val="0"/>
        </w:rPr>
        <w:t xml:space="preserve">IModulonDB 2.0</w:t>
      </w:r>
      <w:r w:rsidDel="00000000" w:rsidR="00000000" w:rsidRPr="00000000">
        <w:rPr>
          <w:rFonts w:ascii="q_5" w:cs="q_5" w:eastAsia="q_5" w:hAnsi="q_5"/>
          <w:sz w:val="22"/>
          <w:szCs w:val="22"/>
          <w:rtl w:val="0"/>
        </w:rPr>
        <w:t xml:space="preserve">, a platform for independent component analysis (ICA) of transcriptomic data, facilitating discovery of condition-specific regulatory modules [</w:t>
      </w:r>
      <w:r w:rsidDel="00000000" w:rsidR="00000000" w:rsidRPr="00000000">
        <w:rPr>
          <w:rFonts w:ascii="q_5" w:cs="q_5" w:eastAsia="q_5" w:hAnsi="q_5"/>
          <w:i w:val="1"/>
          <w:iCs w:val="1"/>
          <w:sz w:val="22"/>
          <w:szCs w:val="22"/>
          <w:rtl w:val="0"/>
        </w:rPr>
        <w:t xml:space="preserve">Nucleic Acids Res.</w:t>
      </w:r>
      <w:r w:rsidDel="00000000" w:rsidR="00000000" w:rsidRPr="00000000">
        <w:rPr>
          <w:rFonts w:ascii="q_5" w:cs="q_5" w:eastAsia="q_5" w:hAnsi="q_5"/>
          <w:sz w:val="22"/>
          <w:szCs w:val="22"/>
          <w:rtl w:val="0"/>
        </w:rPr>
        <w:t xml:space="preserve">, 2025, PMID: 39494532].</w:t>
        <w:br w:type="textWrapping"/>
      </w:r>
    </w:p>
    <w:p w:rsidR="00000000" w:rsidDel="00000000" w:rsidP="00000000" w:rsidRDefault="00000000" w:rsidRPr="00000000" w14:paraId="000002CF">
      <w:pPr>
        <w:numPr>
          <w:ilvl w:val="0"/>
          <w:numId w:val="5"/>
        </w:numPr>
        <w:spacing w:after="240" w:before="0" w:beforeAutospacing="0" w:lineRule="auto"/>
        <w:ind w:left="720" w:hanging="360"/>
        <w:rPr>
          <w:rFonts w:ascii="q_5" w:cs="q_5" w:eastAsia="q_5" w:hAnsi="q_5"/>
          <w:sz w:val="22"/>
          <w:szCs w:val="22"/>
        </w:rPr>
      </w:pPr>
      <w:r w:rsidDel="00000000" w:rsidR="00000000" w:rsidRPr="00000000">
        <w:rPr>
          <w:rFonts w:ascii="q_5" w:cs="q_5" w:eastAsia="q_5" w:hAnsi="q_5"/>
          <w:sz w:val="22"/>
          <w:szCs w:val="22"/>
          <w:rtl w:val="0"/>
        </w:rPr>
        <w:t xml:space="preserve">RegulonDB data also contributes to functional association networks, such as </w:t>
      </w:r>
      <w:r w:rsidDel="00000000" w:rsidR="00000000" w:rsidRPr="00000000">
        <w:rPr>
          <w:rFonts w:ascii="q_5" w:cs="q_5" w:eastAsia="q_5" w:hAnsi="q_5"/>
          <w:b w:val="1"/>
          <w:bCs w:val="1"/>
          <w:sz w:val="22"/>
          <w:szCs w:val="22"/>
          <w:rtl w:val="0"/>
        </w:rPr>
        <w:t xml:space="preserve">FunCoup 6</w:t>
      </w:r>
      <w:r w:rsidDel="00000000" w:rsidR="00000000" w:rsidRPr="00000000">
        <w:rPr>
          <w:rFonts w:ascii="q_5" w:cs="q_5" w:eastAsia="q_5" w:hAnsi="q_5"/>
          <w:sz w:val="22"/>
          <w:szCs w:val="22"/>
          <w:rtl w:val="0"/>
        </w:rPr>
        <w:t xml:space="preserve">, supporting the inference of functional couplings across species [</w:t>
      </w:r>
      <w:r w:rsidDel="00000000" w:rsidR="00000000" w:rsidRPr="00000000">
        <w:rPr>
          <w:rFonts w:ascii="q_5" w:cs="q_5" w:eastAsia="q_5" w:hAnsi="q_5"/>
          <w:i w:val="1"/>
          <w:iCs w:val="1"/>
          <w:sz w:val="22"/>
          <w:szCs w:val="22"/>
          <w:rtl w:val="0"/>
        </w:rPr>
        <w:t xml:space="preserve">Nucleic Acids Res.</w:t>
      </w:r>
      <w:r w:rsidDel="00000000" w:rsidR="00000000" w:rsidRPr="00000000">
        <w:rPr>
          <w:rFonts w:ascii="q_5" w:cs="q_5" w:eastAsia="q_5" w:hAnsi="q_5"/>
          <w:sz w:val="22"/>
          <w:szCs w:val="22"/>
          <w:rtl w:val="0"/>
        </w:rPr>
        <w:t xml:space="preserve">, 2025, PMID: 39530220].</w:t>
        <w:br w:type="textWrapping"/>
      </w:r>
    </w:p>
    <w:p w:rsidR="00000000" w:rsidDel="00000000" w:rsidP="00000000" w:rsidRDefault="00000000" w:rsidRPr="00000000" w14:paraId="000002D0">
      <w:pPr>
        <w:spacing w:after="240" w:before="240" w:lineRule="auto"/>
        <w:rPr>
          <w:rFonts w:ascii="q_5" w:cs="q_5" w:eastAsia="q_5" w:hAnsi="q_5"/>
          <w:sz w:val="22"/>
          <w:szCs w:val="22"/>
        </w:rPr>
      </w:pPr>
      <w:r w:rsidDel="00000000" w:rsidR="00000000" w:rsidRPr="00000000">
        <w:rPr>
          <w:rFonts w:ascii="q_5" w:cs="q_5" w:eastAsia="q_5" w:hAnsi="q_5"/>
          <w:sz w:val="22"/>
          <w:szCs w:val="22"/>
          <w:rtl w:val="0"/>
        </w:rPr>
        <w:t xml:space="preserve">These examples show how RegulonDB is not only a </w:t>
      </w:r>
      <w:r w:rsidDel="00000000" w:rsidR="00000000" w:rsidRPr="00000000">
        <w:rPr>
          <w:rFonts w:ascii="q_5" w:cs="q_5" w:eastAsia="q_5" w:hAnsi="q_5"/>
          <w:b w:val="1"/>
          <w:bCs w:val="1"/>
          <w:sz w:val="22"/>
          <w:szCs w:val="22"/>
          <w:rtl w:val="0"/>
        </w:rPr>
        <w:t xml:space="preserve">data source</w:t>
      </w:r>
      <w:r w:rsidDel="00000000" w:rsidR="00000000" w:rsidRPr="00000000">
        <w:rPr>
          <w:rFonts w:ascii="q_5" w:cs="q_5" w:eastAsia="q_5" w:hAnsi="q_5"/>
          <w:sz w:val="22"/>
          <w:szCs w:val="22"/>
          <w:rtl w:val="0"/>
        </w:rPr>
        <w:t xml:space="preserve">, but a </w:t>
      </w:r>
      <w:r w:rsidDel="00000000" w:rsidR="00000000" w:rsidRPr="00000000">
        <w:rPr>
          <w:rFonts w:ascii="q_5" w:cs="q_5" w:eastAsia="q_5" w:hAnsi="q_5"/>
          <w:b w:val="1"/>
          <w:bCs w:val="1"/>
          <w:sz w:val="22"/>
          <w:szCs w:val="22"/>
          <w:rtl w:val="0"/>
        </w:rPr>
        <w:t xml:space="preserve">building block</w:t>
      </w:r>
      <w:r w:rsidDel="00000000" w:rsidR="00000000" w:rsidRPr="00000000">
        <w:rPr>
          <w:rFonts w:ascii="q_5" w:cs="q_5" w:eastAsia="q_5" w:hAnsi="q_5"/>
          <w:sz w:val="22"/>
          <w:szCs w:val="22"/>
          <w:rtl w:val="0"/>
        </w:rPr>
        <w:t xml:space="preserve"> for methodological advances in network biology, machine learning, and multi-omics integration.</w:t>
      </w:r>
    </w:p>
    <w:p w:rsidR="00000000" w:rsidDel="00000000" w:rsidP="00000000" w:rsidRDefault="00000000" w:rsidRPr="00000000" w14:paraId="000002D1">
      <w:pPr>
        <w:spacing w:after="240" w:before="240" w:lineRule="auto"/>
        <w:rPr>
          <w:rFonts w:ascii="q_5" w:cs="q_5" w:eastAsia="q_5" w:hAnsi="q_5"/>
          <w:sz w:val="22"/>
          <w:szCs w:val="22"/>
        </w:rPr>
      </w:pPr>
      <w:r w:rsidDel="00000000" w:rsidR="00000000" w:rsidRPr="00000000">
        <w:rPr>
          <w:rFonts w:ascii="q_5" w:cs="q_5" w:eastAsia="q_5" w:hAnsi="q_5"/>
          <w:b w:val="1"/>
          <w:bCs w:val="1"/>
          <w:sz w:val="22"/>
          <w:szCs w:val="22"/>
          <w:rtl w:val="0"/>
        </w:rPr>
        <w:t xml:space="preserve">3. Supporting standards and cross-platform integration</w:t>
        <w:br w:type="textWrapping"/>
      </w:r>
      <w:r w:rsidDel="00000000" w:rsidR="00000000" w:rsidRPr="00000000">
        <w:rPr>
          <w:rFonts w:ascii="q_5" w:cs="q_5" w:eastAsia="q_5" w:hAnsi="q_5"/>
          <w:sz w:val="22"/>
          <w:szCs w:val="22"/>
          <w:rtl w:val="0"/>
        </w:rPr>
        <w:t xml:space="preserve"> RegulonDB has long promoted </w:t>
      </w:r>
      <w:r w:rsidDel="00000000" w:rsidR="00000000" w:rsidRPr="00000000">
        <w:rPr>
          <w:rFonts w:ascii="q_5" w:cs="q_5" w:eastAsia="q_5" w:hAnsi="q_5"/>
          <w:b w:val="1"/>
          <w:bCs w:val="1"/>
          <w:sz w:val="22"/>
          <w:szCs w:val="22"/>
          <w:rtl w:val="0"/>
        </w:rPr>
        <w:t xml:space="preserve">structured annotation models</w:t>
      </w:r>
      <w:r w:rsidDel="00000000" w:rsidR="00000000" w:rsidRPr="00000000">
        <w:rPr>
          <w:rFonts w:ascii="q_5" w:cs="q_5" w:eastAsia="q_5" w:hAnsi="q_5"/>
          <w:sz w:val="22"/>
          <w:szCs w:val="22"/>
          <w:rtl w:val="0"/>
        </w:rPr>
        <w:t xml:space="preserve">, anticipating FAIR principles before their formalization. It supports mappings to NCBI, UniProt, and BioCyc, and its data is available through </w:t>
      </w:r>
      <w:r w:rsidDel="00000000" w:rsidR="00000000" w:rsidRPr="00000000">
        <w:rPr>
          <w:rFonts w:ascii="q_5" w:cs="q_5" w:eastAsia="q_5" w:hAnsi="q_5"/>
          <w:b w:val="1"/>
          <w:bCs w:val="1"/>
          <w:sz w:val="22"/>
          <w:szCs w:val="22"/>
          <w:rtl w:val="0"/>
        </w:rPr>
        <w:t xml:space="preserve">APIs, downloadable formats, an</w:t>
      </w:r>
      <w:sdt>
        <w:sdtPr>
          <w:id w:val="-918855529"/>
          <w:tag w:val="goog_rdk_56"/>
        </w:sdtPr>
        <w:sdtContent>
          <w:commentRangeStart w:id="32"/>
        </w:sdtContent>
      </w:sdt>
      <w:r w:rsidDel="00000000" w:rsidR="00000000" w:rsidRPr="00000000">
        <w:rPr>
          <w:rFonts w:ascii="q_5" w:cs="q_5" w:eastAsia="q_5" w:hAnsi="q_5"/>
          <w:b w:val="1"/>
          <w:bCs w:val="1"/>
          <w:sz w:val="22"/>
          <w:szCs w:val="22"/>
          <w:rtl w:val="0"/>
        </w:rPr>
        <w:t xml:space="preserve">d Zenodo DOIs</w:t>
      </w:r>
      <w:r w:rsidDel="00000000" w:rsidR="00000000" w:rsidRPr="00000000">
        <w:rPr>
          <w:rFonts w:ascii="q_5" w:cs="q_5" w:eastAsia="q_5" w:hAnsi="q_5"/>
          <w:sz w:val="22"/>
          <w:szCs w:val="22"/>
          <w:rtl w:val="0"/>
        </w:rPr>
        <w:t xml:space="preserve">, </w:t>
      </w:r>
      <w:commentRangeEnd w:id="32"/>
      <w:r w:rsidDel="00000000" w:rsidR="00000000" w:rsidRPr="00000000">
        <w:commentReference w:id="32"/>
      </w:r>
      <w:r w:rsidDel="00000000" w:rsidR="00000000" w:rsidRPr="00000000">
        <w:rPr>
          <w:rFonts w:ascii="q_5" w:cs="q_5" w:eastAsia="q_5" w:hAnsi="q_5"/>
          <w:sz w:val="22"/>
          <w:szCs w:val="22"/>
          <w:rtl w:val="0"/>
        </w:rPr>
        <w:t xml:space="preserve">ensuring accessibility and interoperability. The database’s adherence to evidence codes and persistent identifiers exemplifies </w:t>
      </w:r>
      <w:r w:rsidDel="00000000" w:rsidR="00000000" w:rsidRPr="00000000">
        <w:rPr>
          <w:rFonts w:ascii="q_5" w:cs="q_5" w:eastAsia="q_5" w:hAnsi="q_5"/>
          <w:b w:val="1"/>
          <w:bCs w:val="1"/>
          <w:sz w:val="22"/>
          <w:szCs w:val="22"/>
          <w:rtl w:val="0"/>
        </w:rPr>
        <w:t xml:space="preserve">best practices in knowledge management</w:t>
      </w:r>
      <w:r w:rsidDel="00000000" w:rsidR="00000000" w:rsidRPr="00000000">
        <w:rPr>
          <w:rFonts w:ascii="q_5" w:cs="q_5" w:eastAsia="q_5" w:hAnsi="q_5"/>
          <w:sz w:val="22"/>
          <w:szCs w:val="22"/>
          <w:rtl w:val="0"/>
        </w:rPr>
        <w:t xml:space="preserve">.</w:t>
      </w:r>
    </w:p>
    <w:p w:rsidR="00000000" w:rsidDel="00000000" w:rsidP="00000000" w:rsidRDefault="00000000" w:rsidRPr="00000000" w14:paraId="000002D2">
      <w:pPr>
        <w:spacing w:after="240" w:before="240" w:lineRule="auto"/>
        <w:rPr>
          <w:rFonts w:ascii="q_5" w:cs="q_5" w:eastAsia="q_5" w:hAnsi="q_5"/>
          <w:sz w:val="22"/>
          <w:szCs w:val="22"/>
        </w:rPr>
      </w:pPr>
      <w:r w:rsidDel="00000000" w:rsidR="00000000" w:rsidRPr="00000000">
        <w:rPr>
          <w:rFonts w:ascii="q_5" w:cs="q_5" w:eastAsia="q_5" w:hAnsi="q_5"/>
          <w:b w:val="1"/>
          <w:bCs w:val="1"/>
          <w:sz w:val="22"/>
          <w:szCs w:val="22"/>
          <w:rtl w:val="0"/>
        </w:rPr>
        <w:t xml:space="preserve">4. Accelerating microbial comparative genomics</w:t>
        <w:br w:type="textWrapping"/>
      </w:r>
      <w:r w:rsidDel="00000000" w:rsidR="00000000" w:rsidRPr="00000000">
        <w:rPr>
          <w:rFonts w:ascii="q_5" w:cs="q_5" w:eastAsia="q_5" w:hAnsi="q_5"/>
          <w:sz w:val="22"/>
          <w:szCs w:val="22"/>
          <w:rtl w:val="0"/>
        </w:rPr>
        <w:t xml:space="preserve"> With its evolution into a </w:t>
      </w:r>
      <w:r w:rsidDel="00000000" w:rsidR="00000000" w:rsidRPr="00000000">
        <w:rPr>
          <w:rFonts w:ascii="q_5" w:cs="q_5" w:eastAsia="q_5" w:hAnsi="q_5"/>
          <w:b w:val="1"/>
          <w:bCs w:val="1"/>
          <w:sz w:val="22"/>
          <w:szCs w:val="22"/>
          <w:rtl w:val="0"/>
        </w:rPr>
        <w:t xml:space="preserve">multigenomic knowledge base</w:t>
      </w:r>
      <w:r w:rsidDel="00000000" w:rsidR="00000000" w:rsidRPr="00000000">
        <w:rPr>
          <w:rFonts w:ascii="q_5" w:cs="q_5" w:eastAsia="q_5" w:hAnsi="q_5"/>
          <w:sz w:val="22"/>
          <w:szCs w:val="22"/>
          <w:rtl w:val="0"/>
        </w:rPr>
        <w:t xml:space="preserve">, RegulonDB is extending its model to support </w:t>
      </w:r>
      <w:r w:rsidDel="00000000" w:rsidR="00000000" w:rsidRPr="00000000">
        <w:rPr>
          <w:rFonts w:ascii="q_5" w:cs="q_5" w:eastAsia="q_5" w:hAnsi="q_5"/>
          <w:b w:val="1"/>
          <w:bCs w:val="1"/>
          <w:sz w:val="22"/>
          <w:szCs w:val="22"/>
          <w:rtl w:val="0"/>
        </w:rPr>
        <w:t xml:space="preserve">comparative regulation across bacterial species</w:t>
      </w:r>
      <w:r w:rsidDel="00000000" w:rsidR="00000000" w:rsidRPr="00000000">
        <w:rPr>
          <w:rFonts w:ascii="q_5" w:cs="q_5" w:eastAsia="q_5" w:hAnsi="q_5"/>
          <w:sz w:val="22"/>
          <w:szCs w:val="22"/>
          <w:rtl w:val="0"/>
        </w:rPr>
        <w:t xml:space="preserve">, enabling the transfer of insights from </w:t>
      </w:r>
      <w:r w:rsidDel="00000000" w:rsidR="00000000" w:rsidRPr="00000000">
        <w:rPr>
          <w:rFonts w:ascii="q_5" w:cs="q_5" w:eastAsia="q_5" w:hAnsi="q_5"/>
          <w:i w:val="1"/>
          <w:iCs w:val="1"/>
          <w:sz w:val="22"/>
          <w:szCs w:val="22"/>
          <w:rtl w:val="0"/>
        </w:rPr>
        <w:t xml:space="preserve">E. coli</w:t>
      </w:r>
      <w:r w:rsidDel="00000000" w:rsidR="00000000" w:rsidRPr="00000000">
        <w:rPr>
          <w:rFonts w:ascii="q_5" w:cs="q_5" w:eastAsia="q_5" w:hAnsi="q_5"/>
          <w:sz w:val="22"/>
          <w:szCs w:val="22"/>
          <w:rtl w:val="0"/>
        </w:rPr>
        <w:t xml:space="preserve"> to less-characterized organisms. This supports faster functional annotation in pathogens and environmental microbes, opening new avenues in biotechnology and microbial ecology.</w:t>
      </w:r>
    </w:p>
    <w:p w:rsidR="00000000" w:rsidDel="00000000" w:rsidP="00000000" w:rsidRDefault="00000000" w:rsidRPr="00000000" w14:paraId="000002D3">
      <w:pPr>
        <w:spacing w:after="240" w:before="240" w:lineRule="auto"/>
        <w:rPr>
          <w:rFonts w:ascii="q_5" w:cs="q_5" w:eastAsia="q_5" w:hAnsi="q_5"/>
          <w:sz w:val="22"/>
          <w:szCs w:val="22"/>
        </w:rPr>
      </w:pPr>
      <w:r w:rsidDel="00000000" w:rsidR="00000000" w:rsidRPr="00000000">
        <w:rPr>
          <w:rFonts w:ascii="q_5" w:cs="q_5" w:eastAsia="q_5" w:hAnsi="q_5"/>
          <w:b w:val="1"/>
          <w:bCs w:val="1"/>
          <w:sz w:val="22"/>
          <w:szCs w:val="22"/>
          <w:rtl w:val="0"/>
        </w:rPr>
        <w:t xml:space="preserve">5. Enabling training and scaling expertise</w:t>
        <w:br w:type="textWrapping"/>
      </w:r>
      <w:r w:rsidDel="00000000" w:rsidR="00000000" w:rsidRPr="00000000">
        <w:rPr>
          <w:rFonts w:ascii="q_5" w:cs="q_5" w:eastAsia="q_5" w:hAnsi="q_5"/>
          <w:sz w:val="22"/>
          <w:szCs w:val="22"/>
          <w:rtl w:val="0"/>
        </w:rPr>
        <w:t xml:space="preserve"> The database is actively used in academic settings to teach motif discovery, regulatory architecture, and genomic data mining, lowering the barrier to entry for students and early-career researchers. Its intuitive design, downloadable data, and well-defined objects make it a </w:t>
      </w:r>
      <w:r w:rsidDel="00000000" w:rsidR="00000000" w:rsidRPr="00000000">
        <w:rPr>
          <w:rFonts w:ascii="q_5" w:cs="q_5" w:eastAsia="q_5" w:hAnsi="q_5"/>
          <w:b w:val="1"/>
          <w:bCs w:val="1"/>
          <w:sz w:val="22"/>
          <w:szCs w:val="22"/>
          <w:rtl w:val="0"/>
        </w:rPr>
        <w:t xml:space="preserve">didactic tool as well as a research asset</w:t>
      </w:r>
      <w:r w:rsidDel="00000000" w:rsidR="00000000" w:rsidRPr="00000000">
        <w:rPr>
          <w:rFonts w:ascii="q_5" w:cs="q_5" w:eastAsia="q_5" w:hAnsi="q_5"/>
          <w:sz w:val="22"/>
          <w:szCs w:val="22"/>
          <w:rtl w:val="0"/>
        </w:rPr>
        <w:t xml:space="preserve">.</w:t>
      </w:r>
    </w:p>
    <w:p w:rsidR="00000000" w:rsidDel="00000000" w:rsidP="00000000" w:rsidRDefault="00000000" w:rsidRPr="00000000" w14:paraId="000002D4">
      <w:pPr>
        <w:rPr>
          <w:rFonts w:ascii="q_5" w:cs="q_5" w:eastAsia="q_5" w:hAnsi="q_5"/>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5">
      <w:pPr>
        <w:spacing w:after="240" w:before="240" w:lineRule="auto"/>
        <w:rPr>
          <w:rFonts w:ascii="q_5" w:cs="q_5" w:eastAsia="q_5" w:hAnsi="q_5"/>
          <w:sz w:val="22"/>
          <w:szCs w:val="22"/>
        </w:rPr>
      </w:pPr>
      <w:r w:rsidDel="00000000" w:rsidR="00000000" w:rsidRPr="00000000">
        <w:rPr>
          <w:rFonts w:ascii="q_5" w:cs="q_5" w:eastAsia="q_5" w:hAnsi="q_5"/>
          <w:b w:val="1"/>
          <w:bCs w:val="1"/>
          <w:sz w:val="22"/>
          <w:szCs w:val="22"/>
          <w:rtl w:val="0"/>
        </w:rPr>
        <w:t xml:space="preserve">In summary</w:t>
      </w:r>
      <w:r w:rsidDel="00000000" w:rsidR="00000000" w:rsidRPr="00000000">
        <w:rPr>
          <w:rFonts w:ascii="q_5" w:cs="q_5" w:eastAsia="q_5" w:hAnsi="q_5"/>
          <w:sz w:val="22"/>
          <w:szCs w:val="22"/>
          <w:rtl w:val="0"/>
        </w:rPr>
        <w:t xml:space="preserve">, RegulonDB accelerates science by:</w:t>
      </w:r>
    </w:p>
    <w:p w:rsidR="00000000" w:rsidDel="00000000" w:rsidP="00000000" w:rsidRDefault="00000000" w:rsidRPr="00000000" w14:paraId="000002D6">
      <w:pPr>
        <w:numPr>
          <w:ilvl w:val="0"/>
          <w:numId w:val="4"/>
        </w:numPr>
        <w:spacing w:after="0" w:afterAutospacing="0" w:before="240" w:lineRule="auto"/>
        <w:ind w:left="720" w:hanging="360"/>
        <w:rPr>
          <w:rFonts w:ascii="q_5" w:cs="q_5" w:eastAsia="q_5" w:hAnsi="q_5"/>
          <w:sz w:val="22"/>
          <w:szCs w:val="22"/>
        </w:rPr>
      </w:pPr>
      <w:r w:rsidDel="00000000" w:rsidR="00000000" w:rsidRPr="00000000">
        <w:rPr>
          <w:rFonts w:ascii="q_5" w:cs="q_5" w:eastAsia="q_5" w:hAnsi="q_5"/>
          <w:sz w:val="22"/>
          <w:szCs w:val="22"/>
          <w:rtl w:val="0"/>
        </w:rPr>
        <w:t xml:space="preserve">Reducing time and cost in data gathering through expertly curated, accessible regulation data.</w:t>
        <w:br w:type="textWrapping"/>
      </w:r>
    </w:p>
    <w:p w:rsidR="00000000" w:rsidDel="00000000" w:rsidP="00000000" w:rsidRDefault="00000000" w:rsidRPr="00000000" w14:paraId="000002D7">
      <w:pPr>
        <w:numPr>
          <w:ilvl w:val="0"/>
          <w:numId w:val="4"/>
        </w:numPr>
        <w:spacing w:after="0" w:afterAutospacing="0" w:before="0" w:beforeAutospacing="0" w:lineRule="auto"/>
        <w:ind w:left="720" w:hanging="360"/>
        <w:rPr>
          <w:rFonts w:ascii="q_5" w:cs="q_5" w:eastAsia="q_5" w:hAnsi="q_5"/>
          <w:sz w:val="22"/>
          <w:szCs w:val="22"/>
        </w:rPr>
      </w:pPr>
      <w:r w:rsidDel="00000000" w:rsidR="00000000" w:rsidRPr="00000000">
        <w:rPr>
          <w:rFonts w:ascii="q_5" w:cs="q_5" w:eastAsia="q_5" w:hAnsi="q_5"/>
          <w:sz w:val="22"/>
          <w:szCs w:val="22"/>
          <w:rtl w:val="0"/>
        </w:rPr>
        <w:t xml:space="preserve">Enabling reproducible and robust computational models.</w:t>
        <w:br w:type="textWrapping"/>
      </w:r>
    </w:p>
    <w:p w:rsidR="00000000" w:rsidDel="00000000" w:rsidP="00000000" w:rsidRDefault="00000000" w:rsidRPr="00000000" w14:paraId="000002D8">
      <w:pPr>
        <w:numPr>
          <w:ilvl w:val="0"/>
          <w:numId w:val="4"/>
        </w:numPr>
        <w:spacing w:after="0" w:afterAutospacing="0" w:before="0" w:beforeAutospacing="0" w:lineRule="auto"/>
        <w:ind w:left="720" w:hanging="360"/>
        <w:rPr>
          <w:rFonts w:ascii="q_5" w:cs="q_5" w:eastAsia="q_5" w:hAnsi="q_5"/>
          <w:sz w:val="22"/>
          <w:szCs w:val="22"/>
        </w:rPr>
      </w:pPr>
      <w:r w:rsidDel="00000000" w:rsidR="00000000" w:rsidRPr="00000000">
        <w:rPr>
          <w:rFonts w:ascii="q_5" w:cs="q_5" w:eastAsia="q_5" w:hAnsi="q_5"/>
          <w:sz w:val="22"/>
          <w:szCs w:val="22"/>
          <w:rtl w:val="0"/>
        </w:rPr>
        <w:t xml:space="preserve">Supporting integration into pipelines for network inference and omics analysis.</w:t>
        <w:br w:type="textWrapping"/>
      </w:r>
    </w:p>
    <w:p w:rsidR="00000000" w:rsidDel="00000000" w:rsidP="00000000" w:rsidRDefault="00000000" w:rsidRPr="00000000" w14:paraId="000002D9">
      <w:pPr>
        <w:numPr>
          <w:ilvl w:val="0"/>
          <w:numId w:val="4"/>
        </w:numPr>
        <w:spacing w:after="0" w:afterAutospacing="0" w:before="0" w:beforeAutospacing="0" w:lineRule="auto"/>
        <w:ind w:left="720" w:hanging="360"/>
        <w:rPr>
          <w:rFonts w:ascii="q_5" w:cs="q_5" w:eastAsia="q_5" w:hAnsi="q_5"/>
          <w:sz w:val="22"/>
          <w:szCs w:val="22"/>
        </w:rPr>
      </w:pPr>
      <w:r w:rsidDel="00000000" w:rsidR="00000000" w:rsidRPr="00000000">
        <w:rPr>
          <w:rFonts w:ascii="q_5" w:cs="q_5" w:eastAsia="q_5" w:hAnsi="q_5"/>
          <w:sz w:val="22"/>
          <w:szCs w:val="22"/>
          <w:rtl w:val="0"/>
        </w:rPr>
        <w:t xml:space="preserve">Promoting standards in microbial regulation and data reuse.</w:t>
        <w:br w:type="textWrapping"/>
      </w:r>
    </w:p>
    <w:p w:rsidR="00000000" w:rsidDel="00000000" w:rsidP="00000000" w:rsidRDefault="00000000" w:rsidRPr="00000000" w14:paraId="000002DA">
      <w:pPr>
        <w:numPr>
          <w:ilvl w:val="0"/>
          <w:numId w:val="4"/>
        </w:numPr>
        <w:spacing w:after="240" w:before="0" w:beforeAutospacing="0" w:lineRule="auto"/>
        <w:ind w:left="720" w:hanging="360"/>
        <w:rPr>
          <w:rFonts w:ascii="q_5" w:cs="q_5" w:eastAsia="q_5" w:hAnsi="q_5"/>
          <w:sz w:val="22"/>
          <w:szCs w:val="22"/>
        </w:rPr>
      </w:pPr>
      <w:r w:rsidDel="00000000" w:rsidR="00000000" w:rsidRPr="00000000">
        <w:rPr>
          <w:rFonts w:ascii="q_5" w:cs="q_5" w:eastAsia="q_5" w:hAnsi="q_5"/>
          <w:sz w:val="22"/>
          <w:szCs w:val="22"/>
          <w:rtl w:val="0"/>
        </w:rPr>
        <w:t xml:space="preserve">Training future scientists through real-world data exploration.</w:t>
        <w:br w:type="textWrapping"/>
      </w:r>
    </w:p>
    <w:p w:rsidR="00000000" w:rsidDel="00000000" w:rsidP="00000000" w:rsidRDefault="00000000" w:rsidRPr="00000000" w14:paraId="000002DB">
      <w:pPr>
        <w:spacing w:after="240" w:before="240" w:lineRule="auto"/>
        <w:rPr>
          <w:rFonts w:ascii="q_5" w:cs="q_5" w:eastAsia="q_5" w:hAnsi="q_5"/>
          <w:sz w:val="22"/>
          <w:szCs w:val="22"/>
        </w:rPr>
      </w:pPr>
      <w:r w:rsidDel="00000000" w:rsidR="00000000" w:rsidRPr="00000000">
        <w:rPr>
          <w:rFonts w:ascii="q_5" w:cs="q_5" w:eastAsia="q_5" w:hAnsi="q_5"/>
          <w:sz w:val="22"/>
          <w:szCs w:val="22"/>
          <w:rtl w:val="0"/>
        </w:rPr>
        <w:t xml:space="preserve">Its continued evolution ensures it remains at the forefront of scientific discovery and technical innovation.</w:t>
      </w:r>
    </w:p>
    <w:p w:rsidR="00000000" w:rsidDel="00000000" w:rsidP="00000000" w:rsidRDefault="00000000" w:rsidRPr="00000000" w14:paraId="000002DC">
      <w:pPr>
        <w:rPr>
          <w:rFonts w:ascii="q_5" w:cs="q_5" w:eastAsia="q_5" w:hAnsi="q_5"/>
          <w:sz w:val="22"/>
          <w:szCs w:val="22"/>
        </w:rPr>
      </w:pPr>
      <w:r w:rsidDel="00000000" w:rsidR="00000000" w:rsidRPr="00000000">
        <w:rPr>
          <w:rtl w:val="0"/>
        </w:rPr>
      </w:r>
    </w:p>
    <w:p w:rsidR="00000000" w:rsidDel="00000000" w:rsidP="00000000" w:rsidRDefault="00000000" w:rsidRPr="00000000" w14:paraId="000002DD">
      <w:pPr>
        <w:rPr>
          <w:rFonts w:ascii="q_5" w:cs="q_5" w:eastAsia="q_5" w:hAnsi="q_5"/>
          <w:color w:val="000000"/>
          <w:sz w:val="22"/>
          <w:szCs w:val="22"/>
        </w:rPr>
      </w:pPr>
      <w:r w:rsidDel="00000000" w:rsidR="00000000" w:rsidRPr="00000000">
        <w:rPr>
          <w:rtl w:val="0"/>
        </w:rPr>
      </w:r>
    </w:p>
    <w:p w:rsidR="00000000" w:rsidDel="00000000" w:rsidP="00000000" w:rsidRDefault="00000000" w:rsidRPr="00000000" w14:paraId="000002DE">
      <w:pPr>
        <w:rPr>
          <w:rFonts w:ascii="q_5" w:cs="q_5" w:eastAsia="q_5" w:hAnsi="q_5"/>
          <w:b w:val="1"/>
          <w:bCs w:val="1"/>
          <w:color w:val="000000"/>
        </w:rPr>
      </w:pPr>
      <w:r w:rsidDel="00000000" w:rsidR="00000000" w:rsidRPr="00000000">
        <w:rPr>
          <w:rFonts w:ascii="q_5" w:cs="q_5" w:eastAsia="q_5" w:hAnsi="q_5"/>
          <w:b w:val="1"/>
          <w:bCs w:val="1"/>
          <w:color w:val="000000"/>
          <w:rtl w:val="0"/>
        </w:rPr>
        <w:t xml:space="preserve">5b. Counterfactual</w:t>
      </w:r>
    </w:p>
    <w:p w:rsidR="00000000" w:rsidDel="00000000" w:rsidP="00000000" w:rsidRDefault="00000000" w:rsidRPr="00000000" w14:paraId="000002DF">
      <w:pPr>
        <w:rPr>
          <w:rFonts w:ascii="q_5" w:cs="q_5" w:eastAsia="q_5" w:hAnsi="q_5"/>
          <w:color w:val="000000"/>
          <w:sz w:val="22"/>
          <w:szCs w:val="22"/>
        </w:rPr>
      </w:pPr>
      <w:r w:rsidDel="00000000" w:rsidR="00000000" w:rsidRPr="00000000">
        <w:rPr>
          <w:rFonts w:ascii="q_5" w:cs="q_5" w:eastAsia="q_5" w:hAnsi="q_5"/>
          <w:color w:val="000000"/>
          <w:sz w:val="22"/>
          <w:szCs w:val="22"/>
          <w:rtl w:val="0"/>
        </w:rPr>
        <w:t xml:space="preserve">If the resource were to disappear from the biodata ecosystem and its data, services, and functions not be replaced, what would be the impact on ...</w:t>
      </w:r>
    </w:p>
    <w:p w:rsidR="00000000" w:rsidDel="00000000" w:rsidP="00000000" w:rsidRDefault="00000000" w:rsidRPr="00000000" w14:paraId="000002E0">
      <w:pPr>
        <w:ind w:left="708" w:firstLine="0"/>
        <w:rPr>
          <w:rFonts w:ascii="q_5" w:cs="q_5" w:eastAsia="q_5" w:hAnsi="q_5"/>
          <w:color w:val="000000"/>
          <w:sz w:val="22"/>
          <w:szCs w:val="22"/>
        </w:rPr>
      </w:pPr>
      <w:r w:rsidDel="00000000" w:rsidR="00000000" w:rsidRPr="00000000">
        <w:rPr>
          <w:rFonts w:ascii="q_5" w:cs="q_5" w:eastAsia="q_5" w:hAnsi="q_5"/>
          <w:color w:val="000000"/>
          <w:sz w:val="22"/>
          <w:szCs w:val="22"/>
          <w:rtl w:val="0"/>
        </w:rPr>
        <w:t xml:space="preserve">the scientific community?</w:t>
      </w:r>
    </w:p>
    <w:p w:rsidR="00000000" w:rsidDel="00000000" w:rsidP="00000000" w:rsidRDefault="00000000" w:rsidRPr="00000000" w14:paraId="000002E1">
      <w:pPr>
        <w:ind w:left="708" w:firstLine="0"/>
        <w:rPr>
          <w:rFonts w:ascii="q_5" w:cs="q_5" w:eastAsia="q_5" w:hAnsi="q_5"/>
          <w:color w:val="000000"/>
          <w:sz w:val="22"/>
          <w:szCs w:val="22"/>
        </w:rPr>
      </w:pPr>
      <w:r w:rsidDel="00000000" w:rsidR="00000000" w:rsidRPr="00000000">
        <w:rPr>
          <w:rFonts w:ascii="q_5" w:cs="q_5" w:eastAsia="q_5" w:hAnsi="q_5"/>
          <w:color w:val="000000"/>
          <w:sz w:val="22"/>
          <w:szCs w:val="22"/>
          <w:rtl w:val="0"/>
        </w:rPr>
        <w:t xml:space="preserve">other biodata resources?</w:t>
      </w:r>
    </w:p>
    <w:p w:rsidR="00000000" w:rsidDel="00000000" w:rsidP="00000000" w:rsidRDefault="00000000" w:rsidRPr="00000000" w14:paraId="000002E2">
      <w:pPr>
        <w:ind w:left="708" w:firstLine="0"/>
        <w:rPr>
          <w:rFonts w:ascii="q_5" w:cs="q_5" w:eastAsia="q_5" w:hAnsi="q_5"/>
          <w:color w:val="000000"/>
          <w:sz w:val="22"/>
          <w:szCs w:val="22"/>
        </w:rPr>
      </w:pPr>
      <w:r w:rsidDel="00000000" w:rsidR="00000000" w:rsidRPr="00000000">
        <w:rPr>
          <w:rFonts w:ascii="q_5" w:cs="q_5" w:eastAsia="q_5" w:hAnsi="q_5"/>
          <w:color w:val="000000"/>
          <w:sz w:val="22"/>
          <w:szCs w:val="22"/>
          <w:rtl w:val="0"/>
        </w:rPr>
        <w:t xml:space="preserve">primary scientific research?</w:t>
      </w:r>
    </w:p>
    <w:p w:rsidR="00000000" w:rsidDel="00000000" w:rsidP="00000000" w:rsidRDefault="00000000" w:rsidRPr="00000000" w14:paraId="000002E3">
      <w:pPr>
        <w:rPr>
          <w:rFonts w:ascii="q_5" w:cs="q_5" w:eastAsia="q_5" w:hAnsi="q_5"/>
          <w:color w:val="000000"/>
          <w:sz w:val="22"/>
          <w:szCs w:val="22"/>
        </w:rPr>
      </w:pPr>
      <w:r w:rsidDel="00000000" w:rsidR="00000000" w:rsidRPr="00000000">
        <w:rPr>
          <w:rFonts w:ascii="q_5" w:cs="q_5" w:eastAsia="q_5" w:hAnsi="q_5"/>
          <w:color w:val="000000"/>
          <w:sz w:val="22"/>
          <w:szCs w:val="22"/>
          <w:rtl w:val="0"/>
        </w:rPr>
        <w:t xml:space="preserve">Is the biodata resource globally unique?</w:t>
      </w:r>
    </w:p>
    <w:p w:rsidR="00000000" w:rsidDel="00000000" w:rsidP="00000000" w:rsidRDefault="00000000" w:rsidRPr="00000000" w14:paraId="000002E4">
      <w:pPr>
        <w:rPr>
          <w:rFonts w:ascii="q_5" w:cs="q_5" w:eastAsia="q_5" w:hAnsi="q_5"/>
          <w:color w:val="000000"/>
          <w:sz w:val="22"/>
          <w:szCs w:val="22"/>
        </w:rPr>
      </w:pPr>
      <w:r w:rsidDel="00000000" w:rsidR="00000000" w:rsidRPr="00000000">
        <w:rPr>
          <w:rFonts w:ascii="q_5" w:cs="q_5" w:eastAsia="q_5" w:hAnsi="q_5"/>
          <w:color w:val="000000"/>
          <w:sz w:val="22"/>
          <w:szCs w:val="22"/>
          <w:rtl w:val="0"/>
        </w:rPr>
        <w:t xml:space="preserve">What would no longer be possible in the absence of this data resource?</w:t>
      </w:r>
    </w:p>
    <w:p w:rsidR="00000000" w:rsidDel="00000000" w:rsidP="00000000" w:rsidRDefault="00000000" w:rsidRPr="00000000" w14:paraId="000002E5">
      <w:pPr>
        <w:rPr>
          <w:rFonts w:ascii="q_5" w:cs="q_5" w:eastAsia="q_5" w:hAnsi="q_5"/>
          <w:color w:val="000000"/>
          <w:sz w:val="22"/>
          <w:szCs w:val="22"/>
        </w:rPr>
      </w:pPr>
      <w:r w:rsidDel="00000000" w:rsidR="00000000" w:rsidRPr="00000000">
        <w:rPr>
          <w:rtl w:val="0"/>
        </w:rPr>
      </w:r>
    </w:p>
    <w:p w:rsidR="00000000" w:rsidDel="00000000" w:rsidP="00000000" w:rsidRDefault="00000000" w:rsidRPr="00000000" w14:paraId="000002E6">
      <w:pPr>
        <w:rPr>
          <w:rFonts w:ascii="q_5" w:cs="q_5" w:eastAsia="q_5" w:hAnsi="q_5"/>
          <w:color w:val="000000"/>
          <w:sz w:val="22"/>
          <w:szCs w:val="22"/>
        </w:rPr>
      </w:pPr>
      <w:r w:rsidDel="00000000" w:rsidR="00000000" w:rsidRPr="00000000">
        <w:rPr>
          <w:rFonts w:ascii="q_5" w:cs="q_5" w:eastAsia="q_5" w:hAnsi="q_5"/>
          <w:color w:val="000000"/>
          <w:sz w:val="22"/>
          <w:szCs w:val="22"/>
          <w:rtl w:val="0"/>
        </w:rPr>
        <w:t xml:space="preserve">[Maximum 500 words]</w:t>
      </w:r>
    </w:p>
    <w:p w:rsidR="00000000" w:rsidDel="00000000" w:rsidP="00000000" w:rsidRDefault="00000000" w:rsidRPr="00000000" w14:paraId="000002E7">
      <w:pPr>
        <w:rPr>
          <w:rFonts w:ascii="q_5" w:cs="q_5" w:eastAsia="q_5" w:hAnsi="q_5"/>
          <w:sz w:val="22"/>
          <w:szCs w:val="22"/>
        </w:rPr>
      </w:pPr>
      <w:r w:rsidDel="00000000" w:rsidR="00000000" w:rsidRPr="00000000">
        <w:rPr>
          <w:rtl w:val="0"/>
        </w:rPr>
      </w:r>
    </w:p>
    <w:p w:rsidR="00000000" w:rsidDel="00000000" w:rsidP="00000000" w:rsidRDefault="00000000" w:rsidRPr="00000000" w14:paraId="000002E8">
      <w:pPr>
        <w:rPr>
          <w:rFonts w:ascii="q_5" w:cs="q_5" w:eastAsia="q_5" w:hAnsi="q_5"/>
          <w:sz w:val="22"/>
          <w:szCs w:val="22"/>
        </w:rPr>
      </w:pPr>
      <w:r w:rsidDel="00000000" w:rsidR="00000000" w:rsidRPr="00000000">
        <w:rPr>
          <w:rtl w:val="0"/>
        </w:rPr>
      </w:r>
    </w:p>
    <w:p w:rsidR="00000000" w:rsidDel="00000000" w:rsidP="00000000" w:rsidRDefault="00000000" w:rsidRPr="00000000" w14:paraId="000002E9">
      <w:pPr>
        <w:rPr>
          <w:rFonts w:ascii="q_5" w:cs="q_5" w:eastAsia="q_5" w:hAnsi="q_5"/>
          <w:sz w:val="22"/>
          <w:szCs w:val="22"/>
          <w:highlight w:val="yellow"/>
        </w:rPr>
      </w:pPr>
      <w:r w:rsidDel="00000000" w:rsidR="00000000" w:rsidRPr="00000000">
        <w:rPr>
          <w:rFonts w:ascii="q_5" w:cs="q_5" w:eastAsia="q_5" w:hAnsi="q_5"/>
          <w:sz w:val="22"/>
          <w:szCs w:val="22"/>
          <w:highlight w:val="yellow"/>
          <w:rtl w:val="0"/>
        </w:rPr>
        <w:t xml:space="preserve">ideas ..</w:t>
      </w:r>
    </w:p>
    <w:p w:rsidR="00000000" w:rsidDel="00000000" w:rsidP="00000000" w:rsidRDefault="00000000" w:rsidRPr="00000000" w14:paraId="000002EA">
      <w:pPr>
        <w:rPr>
          <w:rFonts w:ascii="q_5" w:cs="q_5" w:eastAsia="q_5" w:hAnsi="q_5"/>
          <w:sz w:val="22"/>
          <w:szCs w:val="22"/>
        </w:rPr>
      </w:pPr>
      <w:r w:rsidDel="00000000" w:rsidR="00000000" w:rsidRPr="00000000">
        <w:rPr>
          <w:rtl w:val="0"/>
        </w:rPr>
      </w:r>
    </w:p>
    <w:p w:rsidR="00000000" w:rsidDel="00000000" w:rsidP="00000000" w:rsidRDefault="00000000" w:rsidRPr="00000000" w14:paraId="000002EB">
      <w:pPr>
        <w:spacing w:after="240" w:lineRule="auto"/>
        <w:rPr>
          <w:rFonts w:ascii="q_5" w:cs="q_5" w:eastAsia="q_5" w:hAnsi="q_5"/>
          <w:sz w:val="22"/>
          <w:szCs w:val="22"/>
        </w:rPr>
      </w:pPr>
      <w:r w:rsidDel="00000000" w:rsidR="00000000" w:rsidRPr="00000000">
        <w:rPr>
          <w:rFonts w:ascii="q_5" w:cs="q_5" w:eastAsia="q_5" w:hAnsi="q_5"/>
          <w:b w:val="1"/>
          <w:bCs w:val="1"/>
          <w:sz w:val="22"/>
          <w:szCs w:val="22"/>
          <w:rtl w:val="0"/>
        </w:rPr>
        <w:t xml:space="preserve">Impact on the scientific community:</w:t>
        <w:br w:type="textWrapping"/>
      </w:r>
      <w:r w:rsidDel="00000000" w:rsidR="00000000" w:rsidRPr="00000000">
        <w:rPr>
          <w:rFonts w:ascii="q_5" w:cs="q_5" w:eastAsia="q_5" w:hAnsi="q_5"/>
          <w:sz w:val="22"/>
          <w:szCs w:val="22"/>
          <w:rtl w:val="0"/>
        </w:rPr>
        <w:t xml:space="preserve"> RegulonDB has served as the reference database for transcriptional regulation in </w:t>
      </w:r>
      <w:r w:rsidDel="00000000" w:rsidR="00000000" w:rsidRPr="00000000">
        <w:rPr>
          <w:rFonts w:ascii="q_5" w:cs="q_5" w:eastAsia="q_5" w:hAnsi="q_5"/>
          <w:i w:val="1"/>
          <w:iCs w:val="1"/>
          <w:sz w:val="22"/>
          <w:szCs w:val="22"/>
          <w:rtl w:val="0"/>
        </w:rPr>
        <w:t xml:space="preserve">Escherichia coli</w:t>
      </w:r>
      <w:r w:rsidDel="00000000" w:rsidR="00000000" w:rsidRPr="00000000">
        <w:rPr>
          <w:rFonts w:ascii="q_5" w:cs="q_5" w:eastAsia="q_5" w:hAnsi="q_5"/>
          <w:sz w:val="22"/>
          <w:szCs w:val="22"/>
          <w:rtl w:val="0"/>
        </w:rPr>
        <w:t xml:space="preserve"> K-12 for over two decades. While modest in size compared to large-scale sequence or expression databases, it is exceptional in the depth, quality, and traceability of its curated data. Every element—promoter, transcription factor, interaction, or regulatory site—is backed by experimental evidence and linked to literature. Its loss would mean the disappearance of a highly trusted resource that supports experimental design, modeling, annotation, and hypothesis generation in microbial genomics.</w:t>
      </w:r>
    </w:p>
    <w:p w:rsidR="00000000" w:rsidDel="00000000" w:rsidP="00000000" w:rsidRDefault="00000000" w:rsidRPr="00000000" w14:paraId="000002EC">
      <w:pPr>
        <w:spacing w:after="240" w:before="240" w:lineRule="auto"/>
        <w:rPr>
          <w:rFonts w:ascii="q_5" w:cs="q_5" w:eastAsia="q_5" w:hAnsi="q_5"/>
          <w:sz w:val="22"/>
          <w:szCs w:val="22"/>
        </w:rPr>
      </w:pPr>
      <w:r w:rsidDel="00000000" w:rsidR="00000000" w:rsidRPr="00000000">
        <w:rPr>
          <w:rFonts w:ascii="q_5" w:cs="q_5" w:eastAsia="q_5" w:hAnsi="q_5"/>
          <w:b w:val="1"/>
          <w:bCs w:val="1"/>
          <w:sz w:val="22"/>
          <w:szCs w:val="22"/>
          <w:rtl w:val="0"/>
        </w:rPr>
        <w:t xml:space="preserve">Impact on education and training:</w:t>
        <w:br w:type="textWrapping"/>
      </w:r>
      <w:r w:rsidDel="00000000" w:rsidR="00000000" w:rsidRPr="00000000">
        <w:rPr>
          <w:rFonts w:ascii="q_5" w:cs="q_5" w:eastAsia="q_5" w:hAnsi="q_5"/>
          <w:sz w:val="22"/>
          <w:szCs w:val="22"/>
          <w:rtl w:val="0"/>
        </w:rPr>
        <w:t xml:space="preserve"> RegulonDB is widely used in teaching environments. For example, in the Genomic Sciences undergraduate program in Mexico, students use RegulonDB in motif discovery modules (e.g., led by Dr. Jacques van Helden) to retrieve binding sites, use weight matrices, and perform searches in upstream regions. Its structure and accessibility make it ideal for training students and early-career researchers in regulatory genomics using real data.</w:t>
      </w:r>
    </w:p>
    <w:p w:rsidR="00000000" w:rsidDel="00000000" w:rsidP="00000000" w:rsidRDefault="00000000" w:rsidRPr="00000000" w14:paraId="000002ED">
      <w:pPr>
        <w:spacing w:after="240" w:before="240" w:lineRule="auto"/>
        <w:rPr>
          <w:rFonts w:ascii="q_5" w:cs="q_5" w:eastAsia="q_5" w:hAnsi="q_5"/>
          <w:sz w:val="22"/>
          <w:szCs w:val="22"/>
        </w:rPr>
      </w:pPr>
      <w:r w:rsidDel="00000000" w:rsidR="00000000" w:rsidRPr="00000000">
        <w:rPr>
          <w:rFonts w:ascii="q_5" w:cs="q_5" w:eastAsia="q_5" w:hAnsi="q_5"/>
          <w:b w:val="1"/>
          <w:bCs w:val="1"/>
          <w:sz w:val="22"/>
          <w:szCs w:val="22"/>
          <w:rtl w:val="0"/>
        </w:rPr>
        <w:t xml:space="preserve">Impact on other biodata resources:</w:t>
        <w:br w:type="textWrapping"/>
      </w:r>
      <w:r w:rsidDel="00000000" w:rsidR="00000000" w:rsidRPr="00000000">
        <w:rPr>
          <w:rFonts w:ascii="q_5" w:cs="q_5" w:eastAsia="q_5" w:hAnsi="q_5"/>
          <w:sz w:val="22"/>
          <w:szCs w:val="22"/>
          <w:rtl w:val="0"/>
        </w:rPr>
        <w:t xml:space="preserve"> RegulonDB is deeply integrated into the microbial biodata ecosystem. It contributes curated content to resources such as EcoCyc, UniProt, NCBI Gene, and others. Its data is also reused in third-party platforms like ENTRAF, which, though it may not link directly, acknowledges RegulonDB data in its literature. Without RegulonDB, the ecosystem would lose a primary source of high-quality, experimentally supported regulation data, and multiple resources would be forced to either work with outdated data or remove regulatory features altogether.</w:t>
      </w:r>
    </w:p>
    <w:p w:rsidR="00000000" w:rsidDel="00000000" w:rsidP="00000000" w:rsidRDefault="00000000" w:rsidRPr="00000000" w14:paraId="000002EE">
      <w:pPr>
        <w:spacing w:after="240" w:before="240" w:lineRule="auto"/>
        <w:rPr>
          <w:rFonts w:ascii="q_5" w:cs="q_5" w:eastAsia="q_5" w:hAnsi="q_5"/>
          <w:sz w:val="22"/>
          <w:szCs w:val="22"/>
        </w:rPr>
      </w:pPr>
      <w:r w:rsidDel="00000000" w:rsidR="00000000" w:rsidRPr="00000000">
        <w:rPr>
          <w:rFonts w:ascii="q_5" w:cs="q_5" w:eastAsia="q_5" w:hAnsi="q_5"/>
          <w:b w:val="1"/>
          <w:bCs w:val="1"/>
          <w:sz w:val="22"/>
          <w:szCs w:val="22"/>
          <w:rtl w:val="0"/>
        </w:rPr>
        <w:t xml:space="preserve">Impact on primary research:</w:t>
        <w:br w:type="textWrapping"/>
      </w:r>
      <w:r w:rsidDel="00000000" w:rsidR="00000000" w:rsidRPr="00000000">
        <w:rPr>
          <w:rFonts w:ascii="q_5" w:cs="q_5" w:eastAsia="q_5" w:hAnsi="q_5"/>
          <w:sz w:val="22"/>
          <w:szCs w:val="22"/>
          <w:rtl w:val="0"/>
        </w:rPr>
        <w:t xml:space="preserve"> The loss of RegulonDB would significantly impair studies on </w:t>
      </w:r>
      <w:r w:rsidDel="00000000" w:rsidR="00000000" w:rsidRPr="00000000">
        <w:rPr>
          <w:rFonts w:ascii="q_5" w:cs="q_5" w:eastAsia="q_5" w:hAnsi="q_5"/>
          <w:i w:val="1"/>
          <w:iCs w:val="1"/>
          <w:sz w:val="22"/>
          <w:szCs w:val="22"/>
          <w:rtl w:val="0"/>
        </w:rPr>
        <w:t xml:space="preserve">E. coli</w:t>
      </w:r>
      <w:r w:rsidDel="00000000" w:rsidR="00000000" w:rsidRPr="00000000">
        <w:rPr>
          <w:rFonts w:ascii="q_5" w:cs="q_5" w:eastAsia="q_5" w:hAnsi="q_5"/>
          <w:sz w:val="22"/>
          <w:szCs w:val="22"/>
          <w:rtl w:val="0"/>
        </w:rPr>
        <w:t xml:space="preserve">, which is not only a model organism but also a chassis in biotechnology and synthetic biology. Researchers would lose access to structured, evidence-based regulatory maps essential for interpreting transcriptomics data, designing gene circuits, or building predictive models. No other resource offers this combination of manual curation, structured modeling, and continuous updates for </w:t>
      </w:r>
      <w:r w:rsidDel="00000000" w:rsidR="00000000" w:rsidRPr="00000000">
        <w:rPr>
          <w:rFonts w:ascii="q_5" w:cs="q_5" w:eastAsia="q_5" w:hAnsi="q_5"/>
          <w:i w:val="1"/>
          <w:iCs w:val="1"/>
          <w:sz w:val="22"/>
          <w:szCs w:val="22"/>
          <w:rtl w:val="0"/>
        </w:rPr>
        <w:t xml:space="preserve">E. coli</w:t>
      </w:r>
      <w:r w:rsidDel="00000000" w:rsidR="00000000" w:rsidRPr="00000000">
        <w:rPr>
          <w:rFonts w:ascii="q_5" w:cs="q_5" w:eastAsia="q_5" w:hAnsi="q_5"/>
          <w:sz w:val="22"/>
          <w:szCs w:val="22"/>
          <w:rtl w:val="0"/>
        </w:rPr>
        <w:t xml:space="preserve"> regulation.</w:t>
      </w:r>
    </w:p>
    <w:p w:rsidR="00000000" w:rsidDel="00000000" w:rsidP="00000000" w:rsidRDefault="00000000" w:rsidRPr="00000000" w14:paraId="000002EF">
      <w:pPr>
        <w:spacing w:after="240" w:before="240" w:lineRule="auto"/>
        <w:rPr>
          <w:rFonts w:ascii="q_5" w:cs="q_5" w:eastAsia="q_5" w:hAnsi="q_5"/>
          <w:sz w:val="22"/>
          <w:szCs w:val="22"/>
        </w:rPr>
      </w:pPr>
      <w:r w:rsidDel="00000000" w:rsidR="00000000" w:rsidRPr="00000000">
        <w:rPr>
          <w:rFonts w:ascii="q_5" w:cs="q_5" w:eastAsia="q_5" w:hAnsi="q_5"/>
          <w:b w:val="1"/>
          <w:bCs w:val="1"/>
          <w:sz w:val="22"/>
          <w:szCs w:val="22"/>
          <w:rtl w:val="0"/>
        </w:rPr>
        <w:t xml:space="preserve">Global uniqueness and irreplaceability:</w:t>
        <w:br w:type="textWrapping"/>
      </w:r>
      <w:r w:rsidDel="00000000" w:rsidR="00000000" w:rsidRPr="00000000">
        <w:rPr>
          <w:rFonts w:ascii="q_5" w:cs="q_5" w:eastAsia="q_5" w:hAnsi="q_5"/>
          <w:sz w:val="22"/>
          <w:szCs w:val="22"/>
          <w:rtl w:val="0"/>
        </w:rPr>
        <w:t xml:space="preserve"> Yes, RegulonDB is globally unique. It is the only curated resource of its kind focused on </w:t>
      </w:r>
      <w:r w:rsidDel="00000000" w:rsidR="00000000" w:rsidRPr="00000000">
        <w:rPr>
          <w:rFonts w:ascii="q_5" w:cs="q_5" w:eastAsia="q_5" w:hAnsi="q_5"/>
          <w:i w:val="1"/>
          <w:iCs w:val="1"/>
          <w:sz w:val="22"/>
          <w:szCs w:val="22"/>
          <w:rtl w:val="0"/>
        </w:rPr>
        <w:t xml:space="preserve">E. coli</w:t>
      </w:r>
      <w:r w:rsidDel="00000000" w:rsidR="00000000" w:rsidRPr="00000000">
        <w:rPr>
          <w:rFonts w:ascii="q_5" w:cs="q_5" w:eastAsia="q_5" w:hAnsi="q_5"/>
          <w:sz w:val="22"/>
          <w:szCs w:val="22"/>
          <w:rtl w:val="0"/>
        </w:rPr>
        <w:t xml:space="preserve"> regulation, and now expanding into a multigenomic regulatory knowledge base. Despite its focused scope, its curation depth, transparency, and scientific rigor make it an irreplaceable asset in the biodata ecosystem.</w:t>
      </w:r>
    </w:p>
    <w:p w:rsidR="00000000" w:rsidDel="00000000" w:rsidP="00000000" w:rsidRDefault="00000000" w:rsidRPr="00000000" w14:paraId="000002F0">
      <w:pPr>
        <w:spacing w:after="240" w:before="240" w:lineRule="auto"/>
        <w:rPr>
          <w:rFonts w:ascii="q_5" w:cs="q_5" w:eastAsia="q_5" w:hAnsi="q_5"/>
          <w:sz w:val="22"/>
          <w:szCs w:val="22"/>
        </w:rPr>
      </w:pPr>
      <w:r w:rsidDel="00000000" w:rsidR="00000000" w:rsidRPr="00000000">
        <w:rPr>
          <w:rFonts w:ascii="q_5" w:cs="q_5" w:eastAsia="q_5" w:hAnsi="q_5"/>
          <w:sz w:val="22"/>
          <w:szCs w:val="22"/>
          <w:rtl w:val="0"/>
        </w:rPr>
        <w:t xml:space="preserve">What would no longer be possible:</w:t>
        <w:br w:type="textWrapping"/>
        <w:t xml:space="preserve"> Without RegulonDB, the scientific community would lose:</w:t>
      </w:r>
    </w:p>
    <w:p w:rsidR="00000000" w:rsidDel="00000000" w:rsidP="00000000" w:rsidRDefault="00000000" w:rsidRPr="00000000" w14:paraId="000002F1">
      <w:pPr>
        <w:numPr>
          <w:ilvl w:val="0"/>
          <w:numId w:val="2"/>
        </w:numPr>
        <w:spacing w:after="0" w:afterAutospacing="0" w:before="240" w:lineRule="auto"/>
        <w:ind w:left="720" w:hanging="360"/>
        <w:rPr>
          <w:rFonts w:ascii="q_5" w:cs="q_5" w:eastAsia="q_5" w:hAnsi="q_5"/>
          <w:sz w:val="22"/>
          <w:szCs w:val="22"/>
        </w:rPr>
      </w:pPr>
      <w:r w:rsidDel="00000000" w:rsidR="00000000" w:rsidRPr="00000000">
        <w:rPr>
          <w:rFonts w:ascii="q_5" w:cs="q_5" w:eastAsia="q_5" w:hAnsi="q_5"/>
          <w:sz w:val="22"/>
          <w:szCs w:val="22"/>
          <w:rtl w:val="0"/>
        </w:rPr>
        <w:t xml:space="preserve">A reliable, up-to-date repository of regulatory mechanisms in </w:t>
      </w:r>
      <w:r w:rsidDel="00000000" w:rsidR="00000000" w:rsidRPr="00000000">
        <w:rPr>
          <w:rFonts w:ascii="q_5" w:cs="q_5" w:eastAsia="q_5" w:hAnsi="q_5"/>
          <w:i w:val="1"/>
          <w:iCs w:val="1"/>
          <w:sz w:val="22"/>
          <w:szCs w:val="22"/>
          <w:rtl w:val="0"/>
        </w:rPr>
        <w:t xml:space="preserve">E. coli</w:t>
      </w:r>
      <w:r w:rsidDel="00000000" w:rsidR="00000000" w:rsidRPr="00000000">
        <w:rPr>
          <w:rFonts w:ascii="q_5" w:cs="q_5" w:eastAsia="q_5" w:hAnsi="q_5"/>
          <w:sz w:val="22"/>
          <w:szCs w:val="22"/>
          <w:rtl w:val="0"/>
        </w:rPr>
        <w:t xml:space="preserve">.</w:t>
        <w:br w:type="textWrapping"/>
      </w:r>
    </w:p>
    <w:p w:rsidR="00000000" w:rsidDel="00000000" w:rsidP="00000000" w:rsidRDefault="00000000" w:rsidRPr="00000000" w14:paraId="000002F2">
      <w:pPr>
        <w:numPr>
          <w:ilvl w:val="0"/>
          <w:numId w:val="2"/>
        </w:numPr>
        <w:spacing w:after="0" w:afterAutospacing="0" w:before="0" w:beforeAutospacing="0" w:lineRule="auto"/>
        <w:ind w:left="720" w:hanging="360"/>
        <w:rPr>
          <w:rFonts w:ascii="q_5" w:cs="q_5" w:eastAsia="q_5" w:hAnsi="q_5"/>
          <w:sz w:val="22"/>
          <w:szCs w:val="22"/>
        </w:rPr>
      </w:pPr>
      <w:r w:rsidDel="00000000" w:rsidR="00000000" w:rsidRPr="00000000">
        <w:rPr>
          <w:rFonts w:ascii="q_5" w:cs="q_5" w:eastAsia="q_5" w:hAnsi="q_5"/>
          <w:sz w:val="22"/>
          <w:szCs w:val="22"/>
          <w:rtl w:val="0"/>
        </w:rPr>
        <w:t xml:space="preserve">A reference tool for microbial comparative regulation.</w:t>
        <w:br w:type="textWrapping"/>
      </w:r>
    </w:p>
    <w:p w:rsidR="00000000" w:rsidDel="00000000" w:rsidP="00000000" w:rsidRDefault="00000000" w:rsidRPr="00000000" w14:paraId="000002F3">
      <w:pPr>
        <w:numPr>
          <w:ilvl w:val="0"/>
          <w:numId w:val="2"/>
        </w:numPr>
        <w:spacing w:after="0" w:afterAutospacing="0" w:before="0" w:beforeAutospacing="0" w:lineRule="auto"/>
        <w:ind w:left="720" w:hanging="360"/>
        <w:rPr>
          <w:rFonts w:ascii="q_5" w:cs="q_5" w:eastAsia="q_5" w:hAnsi="q_5"/>
          <w:sz w:val="22"/>
          <w:szCs w:val="22"/>
        </w:rPr>
      </w:pPr>
      <w:r w:rsidDel="00000000" w:rsidR="00000000" w:rsidRPr="00000000">
        <w:rPr>
          <w:rFonts w:ascii="q_5" w:cs="q_5" w:eastAsia="q_5" w:hAnsi="q_5"/>
          <w:sz w:val="22"/>
          <w:szCs w:val="22"/>
          <w:rtl w:val="0"/>
        </w:rPr>
        <w:t xml:space="preserve">A training platform that bridges education and real-world data.</w:t>
        <w:br w:type="textWrapping"/>
      </w:r>
    </w:p>
    <w:p w:rsidR="00000000" w:rsidDel="00000000" w:rsidP="00000000" w:rsidRDefault="00000000" w:rsidRPr="00000000" w14:paraId="000002F4">
      <w:pPr>
        <w:numPr>
          <w:ilvl w:val="0"/>
          <w:numId w:val="2"/>
        </w:numPr>
        <w:spacing w:after="240" w:before="0" w:beforeAutospacing="0" w:lineRule="auto"/>
        <w:ind w:left="720" w:hanging="360"/>
        <w:rPr>
          <w:rFonts w:ascii="q_5" w:cs="q_5" w:eastAsia="q_5" w:hAnsi="q_5"/>
          <w:sz w:val="22"/>
          <w:szCs w:val="22"/>
        </w:rPr>
      </w:pPr>
      <w:r w:rsidDel="00000000" w:rsidR="00000000" w:rsidRPr="00000000">
        <w:rPr>
          <w:rFonts w:ascii="q_5" w:cs="q_5" w:eastAsia="q_5" w:hAnsi="q_5"/>
          <w:sz w:val="22"/>
          <w:szCs w:val="22"/>
          <w:rtl w:val="0"/>
        </w:rPr>
        <w:t xml:space="preserve">A data source for downstream integration in multiple major databases.</w:t>
        <w:br w:type="textWrapping"/>
      </w:r>
    </w:p>
    <w:p w:rsidR="00000000" w:rsidDel="00000000" w:rsidP="00000000" w:rsidRDefault="00000000" w:rsidRPr="00000000" w14:paraId="000002F5">
      <w:pPr>
        <w:spacing w:after="240" w:before="240" w:lineRule="auto"/>
        <w:rPr>
          <w:rFonts w:ascii="q_5" w:cs="q_5" w:eastAsia="q_5" w:hAnsi="q_5"/>
          <w:sz w:val="22"/>
          <w:szCs w:val="22"/>
        </w:rPr>
      </w:pPr>
      <w:r w:rsidDel="00000000" w:rsidR="00000000" w:rsidRPr="00000000">
        <w:rPr>
          <w:rFonts w:ascii="q_5" w:cs="q_5" w:eastAsia="q_5" w:hAnsi="q_5"/>
          <w:sz w:val="22"/>
          <w:szCs w:val="22"/>
          <w:rtl w:val="0"/>
        </w:rPr>
        <w:t xml:space="preserve">In short, its disappearance would mean losing a scientific memory that cannot be reconstructed from raw data alone.</w:t>
      </w:r>
    </w:p>
    <w:p w:rsidR="00000000" w:rsidDel="00000000" w:rsidP="00000000" w:rsidRDefault="00000000" w:rsidRPr="00000000" w14:paraId="000002F6">
      <w:pPr>
        <w:rPr>
          <w:rFonts w:ascii="q_5" w:cs="q_5" w:eastAsia="q_5" w:hAnsi="q_5"/>
          <w:sz w:val="22"/>
          <w:szCs w:val="22"/>
        </w:rPr>
      </w:pPr>
      <w:r w:rsidDel="00000000" w:rsidR="00000000" w:rsidRPr="00000000">
        <w:rPr>
          <w:rtl w:val="0"/>
        </w:rPr>
      </w:r>
    </w:p>
    <w:sectPr>
      <w:pgSz w:h="15840" w:w="12240" w:orient="portrait"/>
      <w:pgMar w:bottom="1417" w:top="1417" w:left="1701" w:right="1701"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eladia Salgado Osorio" w:id="22" w:date="2025-04-01T22:22:19Z">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@sgama@ccg.unam.mx @heladia@ccg.unam.mx</w:t>
      </w:r>
    </w:p>
  </w:comment>
  <w:comment w:author="Heladia Salgado Osorio" w:id="24" w:date="2025-04-15T07:03:39Z">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agrega protocolo de servicio https://github.com/regulondbunam/regulondb-docs/blob/main/00_about_policies/helpdesk-protocol.md</w:t>
      </w:r>
    </w:p>
  </w:comment>
  <w:comment w:author="Heladia Salgado Osorio" w:id="25" w:date="2025-04-01T22:23:01Z">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@cbona18@ccg.unam.mx</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Incorporar videos o tutoriales...</w:t>
      </w:r>
    </w:p>
  </w:comment>
  <w:comment w:author="Heladia Salgado Osorio" w:id="28" w:date="2025-04-02T21:35:16Z">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 esta version propuesta para db de acceso abierto: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https://github.com/regulondbunam/regulondb-docs/blob/main/00_about_policies/license.md</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Dejar uno solo?</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terms-conditions</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license</w:t>
      </w:r>
    </w:p>
  </w:comment>
  <w:comment w:author="Heladia Salgado Osorio" w:id="2" w:date="2025-04-15T02:31:20Z">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@andresg.loal.95@gmail.com o @phill.betan@gmail.com me pueden dar el periodo de los datos que compartieron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andresg.loal.95@gmail.com_</w:t>
      </w:r>
    </w:p>
  </w:comment>
  <w:comment w:author="Heladia Salgado Osorio" w:id="5" w:date="2025-04-01T22:17:52Z">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@Fanny</w:t>
      </w:r>
    </w:p>
  </w:comment>
  <w:comment w:author="Heladia Salgado Osorio" w:id="23" w:date="2025-04-01T22:23:44Z">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@heladia@ccg.unam.mx</w:t>
      </w:r>
    </w:p>
  </w:comment>
  <w:comment w:author="Heladia Salgado Osorio" w:id="6" w:date="2025-04-02T19:10:57Z">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Fanny, lo validas?</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Fanny Flores Gallegos reacted with 👍 at 2025-04-03 20:26 PM</w:t>
      </w:r>
    </w:p>
  </w:comment>
  <w:comment w:author="Heladia Salgado Osorio" w:id="9" w:date="2025-04-02T20:13:35Z">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Este documento vive por mientras en https://github.com/regulondbunam/regulond-docs/blob/main/07_technical_reference/db_relationships.md</w:t>
      </w:r>
    </w:p>
  </w:comment>
  <w:comment w:author="Heladia Salgado Osorio" w:id="18" w:date="2025-04-15T04:15:22Z">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 https://github.com/regulondbunam/regulond-docs/blob/main/07_technical_reference/standards_ontologiest.md</w:t>
      </w:r>
    </w:p>
  </w:comment>
  <w:comment w:author="Heladia Salgado Osorio" w:id="30" w:date="2025-04-02T21:12:36Z">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 es lo que se vera en RegulonDB</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https://github.com/regulondbunam/regulondb-docs/blob/main/00_about_policies/ethics_and_download_policy.md</w:t>
      </w:r>
    </w:p>
  </w:comment>
  <w:comment w:author="Heladia Salgado Osorio" w:id="32" w:date="2025-04-02T20:50:10Z">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 lo vamos a checar con Shirley.</w:t>
      </w:r>
    </w:p>
  </w:comment>
  <w:comment w:author="Heladia Salgado Osorio" w:id="10" w:date="2025-04-01T22:18:36Z">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@helysalgado@gmail.com</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Checar con @shirley.alquicira@ccg.unam.mx     Identifiers.org  https://docs.google.com/document/d/1iKvWFPyhl2qGp2yXxcqXqJD74x_Q2qxk/edit</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helysalgado@gmail.com_</w:t>
      </w:r>
    </w:p>
  </w:comment>
  <w:comment w:author="Shirley Alquicira Hernández" w:id="11" w:date="2025-04-03T03:48:48Z">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Hola Hely. Si, debemos completar la solicitud de registro de RegulonDB en identifiers.org para obtener un identificador único para la base de datos.</w:t>
      </w:r>
    </w:p>
  </w:comment>
  <w:comment w:author="Shirley Alquicira Hernández" w:id="12" w:date="2025-04-03T04:23:44Z">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 parecer, como parte del registro de RegulonDB para solicitar el prefijo, también tenemos que registrar a la institución que se los desarrolla y mantiene, en este caso el Centro de Ciencias Genómicas (CCG) de la Universidad Nacional Autónoma de México (UNAM). Aquí está el formulario de registro.</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https://docs.google.com/forms/d/e/1FAIpQLSdJYaMTCwS7muuTa-B_CnAtCSkKzt19lkirAKG4u7umH9Nosg/viewform</w:t>
      </w:r>
    </w:p>
  </w:comment>
  <w:comment w:author="Shirley Alquicira Hernández" w:id="13" w:date="2025-04-07T04:31:09Z">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Hely estuve miviendo los datos para lograr el registro, ahora los errores apuntan a detalles del servidor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"Failed to connect to server due to SSL error"</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gustas lo vemos con los chicos ...</w:t>
      </w:r>
    </w:p>
  </w:comment>
  <w:comment w:author="Shirley Alquicira Hernández" w:id="14" w:date="2025-04-07T04:32:08Z">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Hice una segunda versión de los datos del registro porque al parecer por los errores no me deja guardar la información y cada intento tengo que estar llenando el form: https://docs.google.com/document/d/1j6zD6aNxvCafK4Dh2elFQxTo8MTGM7NL/edit?usp=sharing&amp;ouid=114218305945674868520&amp;rtpof=true&amp;sd=true</w:t>
      </w:r>
    </w:p>
  </w:comment>
  <w:comment w:author="Heladia Salgado Osorio" w:id="29" w:date="2025-04-02T21:18:51Z">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 en. https://github.com/regulondbunam/regulondb-docs/blob/main/00_about_policies/privacy_policy.md</w:t>
      </w:r>
    </w:p>
  </w:comment>
  <w:comment w:author="Heladia Salgado Osorio" w:id="0" w:date="2025-06-03T21:50:49Z">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https://github.com/regulondbunam/regulondb-docs/blob/main/00_about_policies/about_us.md</w:t>
      </w:r>
    </w:p>
  </w:comment>
  <w:comment w:author="Heladia Salgado Osorio" w:id="16" w:date="2025-04-01T22:19:08Z">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regulondb-computo</w:t>
      </w:r>
    </w:p>
  </w:comment>
  <w:comment w:author="Heladia Salgado Osorio" w:id="15" w:date="2025-04-01T22:18:54Z">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regulondb-computo</w:t>
      </w:r>
    </w:p>
  </w:comment>
  <w:comment w:author="Heladia Salgado Osorio" w:id="31" w:date="2025-04-02T20:55:14Z">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Hay que checar cada referencia</w:t>
      </w:r>
    </w:p>
  </w:comment>
  <w:comment w:author="Heladia Salgado Osorio" w:id="1" w:date="2025-04-01T22:15:13Z">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regulondb-computo. No se tiene controlardo esta parte ... pero se va activar.</w:t>
      </w:r>
    </w:p>
  </w:comment>
  <w:comment w:author="Heladia Salgado Osorio" w:id="26" w:date="2025-05-13T04:17:43Z">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Falta describir la funcion y las actividades!</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https://github.com/regulondbunam/regulond-docs/blob/main/00_about_policies/credits.md</w:t>
      </w:r>
    </w:p>
  </w:comment>
  <w:comment w:author="Pedro Julio Collado Vides" w:id="21" w:date="2025-04-09T13:51:25Z">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@palomalf@ccg.unam.mx</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palomalf@ccg.unam.mx_</w:t>
      </w:r>
    </w:p>
  </w:comment>
  <w:comment w:author="Heladia Salgado Osorio" w:id="3" w:date="2025-04-01T22:16:20Z">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regulondb-computo</w:t>
      </w:r>
    </w:p>
  </w:comment>
  <w:comment w:author="Heladia Salgado Osorio" w:id="17" w:date="2025-04-01T22:19:44Z">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@heladia@ccg.unam.mx, @sgama@ccg.unam.mx, @palomalf@ccg.unam.mx</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heladia@ccg.unam.mx_</w:t>
      </w:r>
    </w:p>
  </w:comment>
  <w:comment w:author="Heladia Salgado Osorio" w:id="7" w:date="2025-04-02T18:49:15Z">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vamos a checar el total</w:t>
      </w:r>
    </w:p>
  </w:comment>
  <w:comment w:author="Heladia Salgado Osorio" w:id="27" w:date="2025-04-19T05:00:39Z">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cada release hay que generar un registro en Zenodo .. y en la página de release, aparte del ftp local, poner el link de zenodo tambien.</w:t>
      </w:r>
    </w:p>
  </w:comment>
  <w:comment w:author="Heladia Salgado Osorio" w:id="8" w:date="2025-04-02T18:49:27Z">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estamos validando el total</w:t>
      </w:r>
    </w:p>
  </w:comment>
  <w:comment w:author="Heladia Salgado Osorio" w:id="4" w:date="2025-04-01T22:16:55Z">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Fanny, con el análisis de las citas realizado</w:t>
      </w:r>
    </w:p>
  </w:comment>
  <w:comment w:author="Heladia Salgado Osorio" w:id="20" w:date="2025-04-01T22:21:44Z">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@collado@ccg.unam.mx @sgama@ccg.unam.mx</w:t>
      </w:r>
    </w:p>
  </w:comment>
  <w:comment w:author="Heladia Salgado Osorio" w:id="19" w:date="2025-04-01T22:20:13Z">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@sgama@ccg.unam.mx , @palomalf@ccg.unam.mx</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F7" w15:done="0"/>
  <w15:commentEx w15:paraId="000002F8" w15:done="0"/>
  <w15:commentEx w15:paraId="000002FB" w15:done="0"/>
  <w15:commentEx w15:paraId="00000301" w15:done="0"/>
  <w15:commentEx w15:paraId="00000303" w15:done="0"/>
  <w15:commentEx w15:paraId="00000304" w15:done="0"/>
  <w15:commentEx w15:paraId="00000305" w15:done="0"/>
  <w15:commentEx w15:paraId="00000308" w15:done="0"/>
  <w15:commentEx w15:paraId="00000309" w15:done="0"/>
  <w15:commentEx w15:paraId="0000030A" w15:done="0"/>
  <w15:commentEx w15:paraId="0000030C" w15:done="0"/>
  <w15:commentEx w15:paraId="0000030D" w15:done="0"/>
  <w15:commentEx w15:paraId="00000310" w15:done="0"/>
  <w15:commentEx w15:paraId="00000311" w15:paraIdParent="00000310" w15:done="0"/>
  <w15:commentEx w15:paraId="00000313" w15:paraIdParent="00000310" w15:done="0"/>
  <w15:commentEx w15:paraId="00000316" w15:paraIdParent="00000310" w15:done="0"/>
  <w15:commentEx w15:paraId="00000317" w15:paraIdParent="00000310" w15:done="0"/>
  <w15:commentEx w15:paraId="00000318" w15:done="0"/>
  <w15:commentEx w15:paraId="00000319" w15:done="0"/>
  <w15:commentEx w15:paraId="0000031A" w15:done="0"/>
  <w15:commentEx w15:paraId="0000031B" w15:done="0"/>
  <w15:commentEx w15:paraId="0000031C" w15:done="0"/>
  <w15:commentEx w15:paraId="0000031D" w15:done="0"/>
  <w15:commentEx w15:paraId="0000031F" w15:done="0"/>
  <w15:commentEx w15:paraId="00000321" w15:done="0"/>
  <w15:commentEx w15:paraId="00000322" w15:done="0"/>
  <w15:commentEx w15:paraId="00000324" w15:done="0"/>
  <w15:commentEx w15:paraId="00000325" w15:done="0"/>
  <w15:commentEx w15:paraId="00000326" w15:done="0"/>
  <w15:commentEx w15:paraId="00000327" w15:done="0"/>
  <w15:commentEx w15:paraId="00000328" w15:done="0"/>
  <w15:commentEx w15:paraId="00000329" w15:done="0"/>
  <w15:commentEx w15:paraId="0000032A"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q_5"/>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qFormat w:val="1"/>
    <w:rsid w:val="003D5854"/>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Hipervnculo">
    <w:name w:val="Hyperlink"/>
    <w:basedOn w:val="Fuentedeprrafopredeter"/>
    <w:uiPriority w:val="99"/>
    <w:unhideWhenUsed w:val="1"/>
    <w:rsid w:val="005D234A"/>
    <w:rPr>
      <w:color w:val="0563c1" w:themeColor="hyperlink"/>
      <w:u w:val="single"/>
    </w:rPr>
  </w:style>
  <w:style w:type="character" w:styleId="Mencinsinresolver">
    <w:name w:val="Unresolved Mention"/>
    <w:basedOn w:val="Fuentedeprrafopredeter"/>
    <w:uiPriority w:val="99"/>
    <w:semiHidden w:val="1"/>
    <w:unhideWhenUsed w:val="1"/>
    <w:rsid w:val="005D234A"/>
    <w:rPr>
      <w:color w:val="605e5c"/>
      <w:shd w:color="auto" w:fill="e1dfdd" w:val="clear"/>
    </w:rPr>
  </w:style>
  <w:style w:type="table" w:styleId="Tablaconcuadrcula">
    <w:name w:val="Table Grid"/>
    <w:basedOn w:val="Tablanormal"/>
    <w:uiPriority w:val="39"/>
    <w:rsid w:val="005D234A"/>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5D234A"/>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regulondbdata.ccg.unam.mx" TargetMode="External"/><Relationship Id="rId22" Type="http://schemas.openxmlformats.org/officeDocument/2006/relationships/hyperlink" Target="https://regulondb.ccg.unam.mx/datasets" TargetMode="External"/><Relationship Id="rId21" Type="http://schemas.openxmlformats.org/officeDocument/2006/relationships/hyperlink" Target="https://regulondb.ccg.unam.mx/datasets" TargetMode="External"/><Relationship Id="rId24" Type="http://schemas.openxmlformats.org/officeDocument/2006/relationships/hyperlink" Target="https://pmc.ncbi.nlm.nih.gov/articles/PMC6060643/" TargetMode="External"/><Relationship Id="rId23" Type="http://schemas.openxmlformats.org/officeDocument/2006/relationships/hyperlink" Target="https://pmc.ncbi.nlm.nih.gov/articles/PMC6060643/"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globalbiodata.org/scientific-activities/gcbr-selection" TargetMode="External"/><Relationship Id="rId26" Type="http://schemas.openxmlformats.org/officeDocument/2006/relationships/hyperlink" Target="https://zenodo.org/records/8346680" TargetMode="External"/><Relationship Id="rId25" Type="http://schemas.openxmlformats.org/officeDocument/2006/relationships/hyperlink" Target="https://zenodo.org/records/8346680" TargetMode="External"/><Relationship Id="rId27" Type="http://schemas.openxmlformats.org/officeDocument/2006/relationships/hyperlink" Target="https://regulondb.ccg.unam.mx/manual/aboutUs/terms-conditions"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11" Type="http://schemas.openxmlformats.org/officeDocument/2006/relationships/hyperlink" Target="https://regulondb.ccg.unam.mx/manual/aboutUs/whats-regulonDB" TargetMode="External"/><Relationship Id="rId10" Type="http://schemas.openxmlformats.org/officeDocument/2006/relationships/hyperlink" Target="https://zenodo.org/records/5845116" TargetMode="External"/><Relationship Id="rId13" Type="http://schemas.openxmlformats.org/officeDocument/2006/relationships/image" Target="media/image1.png"/><Relationship Id="rId12" Type="http://schemas.openxmlformats.org/officeDocument/2006/relationships/hyperlink" Target="https://github.com/regulondbunam/regulondb-docs/blob/main/00_about_policies/about_us.md" TargetMode="External"/><Relationship Id="rId15" Type="http://schemas.openxmlformats.org/officeDocument/2006/relationships/hyperlink" Target="https://regulondb.ccg.unam.mx/manual/curation/standards_ontologiest" TargetMode="External"/><Relationship Id="rId14" Type="http://schemas.openxmlformats.org/officeDocument/2006/relationships/image" Target="media/image2.png"/><Relationship Id="rId17" Type="http://schemas.openxmlformats.org/officeDocument/2006/relationships/hyperlink" Target="https://regulondb.ccg.unam.mx/graphql" TargetMode="External"/><Relationship Id="rId16" Type="http://schemas.openxmlformats.org/officeDocument/2006/relationships/hyperlink" Target="https://regulondb.ccg.unam.mx/manual/curation/standards_ontologiest" TargetMode="External"/><Relationship Id="rId19" Type="http://schemas.openxmlformats.org/officeDocument/2006/relationships/hyperlink" Target="https://regulondbdata.ccg.unam.mx" TargetMode="External"/><Relationship Id="rId18" Type="http://schemas.openxmlformats.org/officeDocument/2006/relationships/hyperlink" Target="https://regulondb.ccg.unam.mx/graphq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1WwvfrOfHY7hWge3fhNTJVOYnQ==">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2025-04-01T20:44:00Z</dcterms:created>
  <dc:creator>Microsoft Office User</dc:creator>
</cp:coreProperties>
</file>